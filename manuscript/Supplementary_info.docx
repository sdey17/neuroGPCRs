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F82B" w14:textId="2793DB1A" w:rsidR="0087552F" w:rsidRPr="007A383B" w:rsidRDefault="001D72B1" w:rsidP="007A383B">
      <w:pPr>
        <w:spacing w:before="200" w:after="120" w:line="480" w:lineRule="auto"/>
        <w:rPr>
          <w:rFonts w:ascii="Times New Roman" w:hAnsi="Times New Roman" w:cs="Times New Roman"/>
          <w:sz w:val="44"/>
          <w:szCs w:val="44"/>
        </w:rPr>
      </w:pPr>
      <w:bookmarkStart w:id="0" w:name="_Hlk218074325"/>
      <w:r w:rsidRPr="009467A7">
        <w:rPr>
          <w:rFonts w:ascii="Times New Roman" w:hAnsi="Times New Roman" w:cs="Times New Roman"/>
          <w:sz w:val="44"/>
          <w:szCs w:val="44"/>
        </w:rPr>
        <w:t>Evaluati</w:t>
      </w:r>
      <w:r w:rsidR="0087552F" w:rsidRPr="009467A7">
        <w:rPr>
          <w:rFonts w:ascii="Times New Roman" w:hAnsi="Times New Roman" w:cs="Times New Roman"/>
          <w:sz w:val="44"/>
          <w:szCs w:val="44"/>
        </w:rPr>
        <w:t>on of</w:t>
      </w:r>
      <w:r w:rsidRPr="009467A7">
        <w:rPr>
          <w:rFonts w:ascii="Times New Roman" w:hAnsi="Times New Roman" w:cs="Times New Roman"/>
          <w:sz w:val="44"/>
          <w:szCs w:val="44"/>
        </w:rPr>
        <w:t xml:space="preserve"> Deep Learning Architectures for </w:t>
      </w:r>
      <w:r w:rsidR="0087552F" w:rsidRPr="009467A7">
        <w:rPr>
          <w:rFonts w:ascii="Times New Roman" w:hAnsi="Times New Roman" w:cs="Times New Roman"/>
          <w:sz w:val="44"/>
          <w:szCs w:val="44"/>
        </w:rPr>
        <w:t xml:space="preserve">Predicting </w:t>
      </w:r>
      <w:r w:rsidR="001D4DDD">
        <w:rPr>
          <w:rFonts w:ascii="Times New Roman" w:hAnsi="Times New Roman" w:cs="Times New Roman"/>
          <w:sz w:val="44"/>
          <w:szCs w:val="44"/>
        </w:rPr>
        <w:t>L</w:t>
      </w:r>
      <w:r w:rsidR="00B7051A">
        <w:rPr>
          <w:rFonts w:ascii="Times New Roman" w:hAnsi="Times New Roman" w:cs="Times New Roman"/>
          <w:sz w:val="44"/>
          <w:szCs w:val="44"/>
        </w:rPr>
        <w:t xml:space="preserve">igand </w:t>
      </w:r>
      <w:r w:rsidR="001D4DDD">
        <w:rPr>
          <w:rFonts w:ascii="Times New Roman" w:hAnsi="Times New Roman" w:cs="Times New Roman"/>
          <w:sz w:val="44"/>
          <w:szCs w:val="44"/>
        </w:rPr>
        <w:t>I</w:t>
      </w:r>
      <w:r w:rsidR="00B7051A">
        <w:rPr>
          <w:rFonts w:ascii="Times New Roman" w:hAnsi="Times New Roman" w:cs="Times New Roman"/>
          <w:sz w:val="44"/>
          <w:szCs w:val="44"/>
        </w:rPr>
        <w:t>nteractions</w:t>
      </w:r>
      <w:r w:rsidR="00C515A7">
        <w:rPr>
          <w:rFonts w:ascii="Times New Roman" w:hAnsi="Times New Roman" w:cs="Times New Roman"/>
          <w:sz w:val="44"/>
          <w:szCs w:val="44"/>
        </w:rPr>
        <w:t xml:space="preserve"> with </w:t>
      </w:r>
      <w:r w:rsidR="001D4DDD">
        <w:rPr>
          <w:rFonts w:ascii="Times New Roman" w:hAnsi="Times New Roman" w:cs="Times New Roman"/>
          <w:sz w:val="44"/>
          <w:szCs w:val="44"/>
        </w:rPr>
        <w:t>N</w:t>
      </w:r>
      <w:r w:rsidR="001D4DDD" w:rsidRPr="001D4DDD">
        <w:rPr>
          <w:rFonts w:ascii="Times New Roman" w:hAnsi="Times New Roman" w:cs="Times New Roman"/>
          <w:sz w:val="44"/>
          <w:szCs w:val="44"/>
        </w:rPr>
        <w:t>eurologically-relevant GPCRs</w:t>
      </w:r>
    </w:p>
    <w:p w14:paraId="5C3E904C" w14:textId="6925EC39" w:rsidR="00770B2C" w:rsidRPr="007A383B" w:rsidRDefault="007A383B" w:rsidP="007A383B">
      <w:pPr>
        <w:spacing w:after="240" w:line="480" w:lineRule="auto"/>
        <w:rPr>
          <w:rFonts w:ascii="Times New Roman" w:eastAsia="Times New Roman" w:hAnsi="Times New Roman" w:cs="Times New Roman"/>
          <w:i/>
          <w:sz w:val="28"/>
          <w:szCs w:val="28"/>
          <w:lang w:eastAsia="zh-CN"/>
        </w:rPr>
      </w:pPr>
      <w:r w:rsidRPr="00AF30C2">
        <w:rPr>
          <w:rFonts w:ascii="Times New Roman" w:eastAsia="Times New Roman" w:hAnsi="Times New Roman" w:cs="Times New Roman"/>
          <w:i/>
          <w:sz w:val="28"/>
          <w:szCs w:val="28"/>
          <w:lang w:eastAsia="zh-CN"/>
        </w:rPr>
        <w:t>Souvik Dey</w:t>
      </w:r>
      <w:r w:rsidRPr="00AF30C2">
        <w:rPr>
          <w:rFonts w:ascii="Times New Roman" w:eastAsia="Times New Roman" w:hAnsi="Times New Roman" w:cs="Times New Roman"/>
          <w:i/>
          <w:sz w:val="28"/>
          <w:szCs w:val="28"/>
          <w:vertAlign w:val="superscript"/>
          <w:lang w:eastAsia="zh-CN"/>
        </w:rPr>
        <w:t>1,2</w:t>
      </w:r>
      <w:r w:rsidRPr="00AF30C2">
        <w:rPr>
          <w:rFonts w:ascii="Times New Roman" w:eastAsia="Times New Roman" w:hAnsi="Times New Roman" w:cs="Times New Roman"/>
          <w:i/>
          <w:sz w:val="28"/>
          <w:szCs w:val="28"/>
          <w:lang w:eastAsia="zh-CN"/>
        </w:rPr>
        <w:t xml:space="preserve">, </w:t>
      </w:r>
      <w:proofErr w:type="spellStart"/>
      <w:r>
        <w:rPr>
          <w:rFonts w:ascii="Times New Roman" w:eastAsia="Times New Roman" w:hAnsi="Times New Roman" w:cs="Times New Roman"/>
          <w:i/>
          <w:sz w:val="28"/>
          <w:szCs w:val="28"/>
          <w:lang w:eastAsia="zh-CN"/>
        </w:rPr>
        <w:t>Pinyi</w:t>
      </w:r>
      <w:proofErr w:type="spellEnd"/>
      <w:r w:rsidRPr="00AF30C2">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i/>
          <w:sz w:val="28"/>
          <w:szCs w:val="28"/>
          <w:lang w:eastAsia="zh-CN"/>
        </w:rPr>
        <w:t>Lu</w:t>
      </w:r>
      <w:r w:rsidRPr="00AF30C2">
        <w:rPr>
          <w:rFonts w:ascii="Times New Roman" w:eastAsia="Times New Roman" w:hAnsi="Times New Roman" w:cs="Times New Roman"/>
          <w:i/>
          <w:sz w:val="28"/>
          <w:szCs w:val="28"/>
          <w:vertAlign w:val="superscript"/>
          <w:lang w:eastAsia="zh-CN"/>
        </w:rPr>
        <w:t>1,2</w:t>
      </w:r>
      <w:r w:rsidRPr="00AF30C2">
        <w:rPr>
          <w:rFonts w:ascii="Times New Roman" w:eastAsia="Times New Roman" w:hAnsi="Times New Roman" w:cs="Times New Roman"/>
          <w:i/>
          <w:sz w:val="28"/>
          <w:szCs w:val="28"/>
          <w:lang w:eastAsia="zh-CN"/>
        </w:rPr>
        <w:t>, Anders Wallqvist</w:t>
      </w:r>
      <w:r w:rsidRPr="00AF30C2">
        <w:rPr>
          <w:rFonts w:ascii="Times New Roman" w:eastAsia="Times New Roman" w:hAnsi="Times New Roman" w:cs="Times New Roman"/>
          <w:i/>
          <w:sz w:val="28"/>
          <w:szCs w:val="28"/>
          <w:vertAlign w:val="superscript"/>
          <w:lang w:eastAsia="zh-CN"/>
        </w:rPr>
        <w:t>1</w:t>
      </w:r>
      <w:r w:rsidRPr="00AF30C2">
        <w:rPr>
          <w:rFonts w:ascii="Times New Roman" w:eastAsia="Times New Roman" w:hAnsi="Times New Roman" w:cs="Times New Roman"/>
          <w:i/>
          <w:sz w:val="28"/>
          <w:szCs w:val="28"/>
          <w:lang w:eastAsia="zh-CN"/>
        </w:rPr>
        <w:t>*, and Mohamed Diwan M. AbdulHameed</w:t>
      </w:r>
      <w:r w:rsidRPr="00AF30C2">
        <w:rPr>
          <w:rFonts w:ascii="Times New Roman" w:eastAsia="Times New Roman" w:hAnsi="Times New Roman" w:cs="Times New Roman"/>
          <w:i/>
          <w:sz w:val="28"/>
          <w:szCs w:val="28"/>
          <w:vertAlign w:val="superscript"/>
          <w:lang w:eastAsia="zh-CN"/>
        </w:rPr>
        <w:t>1,2</w:t>
      </w:r>
      <w:r w:rsidRPr="00AF30C2">
        <w:rPr>
          <w:rFonts w:ascii="Times New Roman" w:eastAsia="Times New Roman" w:hAnsi="Times New Roman" w:cs="Times New Roman"/>
          <w:i/>
          <w:sz w:val="28"/>
          <w:szCs w:val="28"/>
          <w:lang w:eastAsia="zh-CN"/>
        </w:rPr>
        <w:t>*</w:t>
      </w:r>
    </w:p>
    <w:p w14:paraId="5DE9195C" w14:textId="50322B9A" w:rsidR="0087552F" w:rsidRPr="0087552F" w:rsidRDefault="0087552F" w:rsidP="0087552F">
      <w:pPr>
        <w:spacing w:after="240" w:line="360" w:lineRule="auto"/>
        <w:rPr>
          <w:rFonts w:ascii="Times New Roman" w:eastAsia="Times New Roman" w:hAnsi="Times New Roman" w:cs="Times New Roman"/>
          <w:sz w:val="24"/>
          <w:szCs w:val="20"/>
          <w:lang w:eastAsia="zh-CN"/>
        </w:rPr>
      </w:pPr>
      <w:r w:rsidRPr="0087552F">
        <w:rPr>
          <w:rFonts w:ascii="Times New Roman" w:eastAsia="Times New Roman" w:hAnsi="Times New Roman" w:cs="Times New Roman"/>
          <w:sz w:val="24"/>
          <w:szCs w:val="20"/>
          <w:vertAlign w:val="superscript"/>
          <w:lang w:eastAsia="zh-CN"/>
        </w:rPr>
        <w:t>1</w:t>
      </w:r>
      <w:r w:rsidRPr="0087552F">
        <w:rPr>
          <w:rFonts w:ascii="Times New Roman" w:eastAsia="Times New Roman" w:hAnsi="Times New Roman" w:cs="Times New Roman"/>
          <w:sz w:val="24"/>
          <w:szCs w:val="20"/>
          <w:lang w:eastAsia="zh-CN"/>
        </w:rPr>
        <w:t>Department of Defense Biotechnology High Performance Computing Software Applications Institute, Defense Health Agency Research &amp; Development, Medical Research and Development Command, Fort Detrick, MD, USA</w:t>
      </w:r>
    </w:p>
    <w:p w14:paraId="527EC78C" w14:textId="77777777" w:rsidR="0087552F" w:rsidRDefault="0087552F" w:rsidP="0087552F">
      <w:pPr>
        <w:spacing w:after="240" w:line="360" w:lineRule="auto"/>
        <w:rPr>
          <w:rFonts w:ascii="Times New Roman" w:eastAsia="Times New Roman" w:hAnsi="Times New Roman" w:cs="Times New Roman"/>
          <w:sz w:val="24"/>
          <w:szCs w:val="20"/>
          <w:lang w:eastAsia="zh-CN"/>
        </w:rPr>
      </w:pPr>
      <w:r w:rsidRPr="0087552F">
        <w:rPr>
          <w:rFonts w:ascii="Times New Roman" w:eastAsia="Times New Roman" w:hAnsi="Times New Roman" w:cs="Times New Roman"/>
          <w:sz w:val="24"/>
          <w:szCs w:val="20"/>
          <w:vertAlign w:val="superscript"/>
          <w:lang w:eastAsia="zh-CN"/>
        </w:rPr>
        <w:t>2</w:t>
      </w:r>
      <w:r w:rsidRPr="0087552F">
        <w:rPr>
          <w:rFonts w:ascii="Times New Roman" w:eastAsia="Times New Roman" w:hAnsi="Times New Roman" w:cs="Times New Roman"/>
          <w:sz w:val="24"/>
          <w:szCs w:val="20"/>
          <w:lang w:eastAsia="zh-CN"/>
        </w:rPr>
        <w:t>The Henry M. Jackson Foundation for the Advancement of Military Medicine, Inc., Bethesda, MD, USA</w:t>
      </w:r>
    </w:p>
    <w:p w14:paraId="1D0767D3" w14:textId="77777777" w:rsidR="00770B2C" w:rsidRDefault="00770B2C" w:rsidP="0087552F">
      <w:pPr>
        <w:spacing w:after="240" w:line="360" w:lineRule="auto"/>
        <w:rPr>
          <w:rFonts w:ascii="Times New Roman" w:eastAsia="Times New Roman" w:hAnsi="Times New Roman" w:cs="Times New Roman"/>
          <w:sz w:val="24"/>
          <w:szCs w:val="20"/>
          <w:lang w:eastAsia="zh-CN"/>
        </w:rPr>
      </w:pPr>
    </w:p>
    <w:p w14:paraId="64BCEBBF" w14:textId="77777777" w:rsidR="00770B2C" w:rsidRPr="0087552F" w:rsidRDefault="00770B2C" w:rsidP="0087552F">
      <w:pPr>
        <w:spacing w:after="240" w:line="360" w:lineRule="auto"/>
        <w:rPr>
          <w:rFonts w:ascii="Times New Roman" w:eastAsia="Times New Roman" w:hAnsi="Times New Roman" w:cs="Times New Roman"/>
          <w:sz w:val="24"/>
          <w:szCs w:val="20"/>
          <w:lang w:eastAsia="zh-CN"/>
        </w:rPr>
      </w:pPr>
    </w:p>
    <w:p w14:paraId="64BA19A1" w14:textId="77777777" w:rsidR="0087552F" w:rsidRPr="0087552F" w:rsidRDefault="0087552F" w:rsidP="0087552F">
      <w:pPr>
        <w:spacing w:line="360" w:lineRule="auto"/>
        <w:rPr>
          <w:rFonts w:ascii="Times New Roman" w:eastAsia="Times New Roman" w:hAnsi="Times New Roman" w:cs="Times New Roman"/>
          <w:kern w:val="2"/>
          <w:sz w:val="24"/>
          <w:szCs w:val="24"/>
        </w:rPr>
      </w:pPr>
      <w:r w:rsidRPr="0087552F">
        <w:rPr>
          <w:rFonts w:ascii="Times New Roman" w:eastAsia="Times New Roman" w:hAnsi="Times New Roman" w:cs="Times New Roman"/>
          <w:kern w:val="2"/>
          <w:sz w:val="24"/>
          <w:szCs w:val="24"/>
        </w:rPr>
        <w:t>*Corresponding Authors:</w:t>
      </w:r>
    </w:p>
    <w:p w14:paraId="5276122C" w14:textId="4E85BA03" w:rsidR="0087552F" w:rsidRPr="00DA485C" w:rsidRDefault="0087552F" w:rsidP="0087552F">
      <w:pPr>
        <w:spacing w:after="0" w:line="240" w:lineRule="auto"/>
        <w:rPr>
          <w:rFonts w:ascii="Times New Roman" w:eastAsia="Times New Roman" w:hAnsi="Times New Roman" w:cs="Times New Roman"/>
          <w:sz w:val="24"/>
          <w:szCs w:val="24"/>
          <w:lang w:eastAsia="zh-CN"/>
        </w:rPr>
      </w:pPr>
      <w:r w:rsidRPr="00DA485C">
        <w:rPr>
          <w:rFonts w:ascii="Times New Roman" w:eastAsia="Times New Roman" w:hAnsi="Times New Roman" w:cs="Times New Roman"/>
          <w:bCs/>
          <w:kern w:val="36"/>
          <w:sz w:val="24"/>
          <w:szCs w:val="24"/>
          <w:lang w:eastAsia="zh-CN"/>
        </w:rPr>
        <w:t xml:space="preserve">AW </w:t>
      </w:r>
      <w:r w:rsidR="00F615B4" w:rsidRPr="00DA485C">
        <w:rPr>
          <w:rFonts w:ascii="Times New Roman" w:eastAsia="Times New Roman" w:hAnsi="Times New Roman" w:cs="Times New Roman"/>
          <w:bCs/>
          <w:kern w:val="36"/>
          <w:sz w:val="24"/>
          <w:szCs w:val="24"/>
          <w:lang w:eastAsia="zh-CN"/>
        </w:rPr>
        <w:t xml:space="preserve">- </w:t>
      </w:r>
      <w:r w:rsidRPr="00DA485C">
        <w:rPr>
          <w:rFonts w:ascii="Times New Roman" w:eastAsia="Times New Roman" w:hAnsi="Times New Roman" w:cs="Times New Roman"/>
          <w:bCs/>
          <w:kern w:val="36"/>
          <w:sz w:val="24"/>
          <w:szCs w:val="24"/>
          <w:lang w:eastAsia="zh-CN"/>
        </w:rPr>
        <w:t xml:space="preserve">E-mail: </w:t>
      </w:r>
      <w:r w:rsidR="00F615B4" w:rsidRPr="00DA485C">
        <w:rPr>
          <w:rFonts w:ascii="Times New Roman" w:hAnsi="Times New Roman" w:cs="Times New Roman"/>
          <w:sz w:val="24"/>
          <w:szCs w:val="24"/>
        </w:rPr>
        <w:t>sven.a.wallqvist.civ@health.mil</w:t>
      </w:r>
      <w:r w:rsidR="00F615B4" w:rsidRPr="00DA485C">
        <w:rPr>
          <w:rFonts w:ascii="Times New Roman" w:eastAsia="Times New Roman" w:hAnsi="Times New Roman" w:cs="Times New Roman"/>
          <w:sz w:val="24"/>
          <w:szCs w:val="24"/>
        </w:rPr>
        <w:t>; Telephone: (301) 619-1989</w:t>
      </w:r>
    </w:p>
    <w:p w14:paraId="16A41647" w14:textId="7B4C9E13" w:rsidR="0087552F" w:rsidRPr="00DA485C" w:rsidRDefault="0087552F" w:rsidP="0087552F">
      <w:pPr>
        <w:spacing w:line="360" w:lineRule="auto"/>
        <w:rPr>
          <w:rFonts w:ascii="Times New Roman" w:eastAsia="Times New Roman" w:hAnsi="Times New Roman" w:cs="Times New Roman"/>
          <w:kern w:val="2"/>
          <w:sz w:val="24"/>
          <w:szCs w:val="24"/>
        </w:rPr>
      </w:pPr>
      <w:r w:rsidRPr="00DA485C">
        <w:rPr>
          <w:rFonts w:ascii="Times New Roman" w:eastAsia="Times New Roman" w:hAnsi="Times New Roman" w:cs="Times New Roman"/>
          <w:kern w:val="2"/>
          <w:sz w:val="24"/>
          <w:szCs w:val="24"/>
        </w:rPr>
        <w:t xml:space="preserve">MDMA </w:t>
      </w:r>
      <w:r w:rsidR="00F615B4" w:rsidRPr="00DA485C">
        <w:rPr>
          <w:rFonts w:ascii="Times New Roman" w:eastAsia="Times New Roman" w:hAnsi="Times New Roman" w:cs="Times New Roman"/>
          <w:kern w:val="2"/>
          <w:sz w:val="24"/>
          <w:szCs w:val="24"/>
        </w:rPr>
        <w:t xml:space="preserve">- </w:t>
      </w:r>
      <w:r w:rsidRPr="00DA485C">
        <w:rPr>
          <w:rFonts w:ascii="Times New Roman" w:eastAsia="Calibri" w:hAnsi="Times New Roman" w:cs="Times New Roman"/>
          <w:bCs/>
          <w:kern w:val="36"/>
          <w:sz w:val="24"/>
          <w:szCs w:val="24"/>
          <w:lang w:eastAsia="zh-CN"/>
        </w:rPr>
        <w:t xml:space="preserve">E-mail: </w:t>
      </w:r>
      <w:r w:rsidR="00F615B4" w:rsidRPr="00DA485C">
        <w:rPr>
          <w:rFonts w:ascii="Times New Roman" w:hAnsi="Times New Roman" w:cs="Times New Roman"/>
          <w:sz w:val="24"/>
          <w:szCs w:val="24"/>
        </w:rPr>
        <w:t>mabdulhameed@bhsai.org</w:t>
      </w:r>
      <w:r w:rsidR="00F615B4" w:rsidRPr="00DA485C">
        <w:rPr>
          <w:rFonts w:ascii="Times New Roman" w:eastAsia="Calibri" w:hAnsi="Times New Roman" w:cs="Times New Roman"/>
          <w:bCs/>
          <w:kern w:val="36"/>
          <w:sz w:val="24"/>
          <w:szCs w:val="24"/>
          <w:lang w:eastAsia="zh-CN"/>
        </w:rPr>
        <w:t>; Telephone: (301) 619-1974</w:t>
      </w:r>
    </w:p>
    <w:p w14:paraId="2FF751AC" w14:textId="77777777" w:rsidR="0087552F" w:rsidRPr="0087552F" w:rsidRDefault="0087552F" w:rsidP="0087552F">
      <w:pPr>
        <w:autoSpaceDE w:val="0"/>
        <w:autoSpaceDN w:val="0"/>
        <w:adjustRightInd w:val="0"/>
        <w:spacing w:after="0"/>
        <w:rPr>
          <w:rFonts w:ascii="Times New Roman" w:eastAsia="Calibri" w:hAnsi="Times New Roman" w:cs="Times New Roman"/>
          <w:sz w:val="24"/>
          <w:szCs w:val="24"/>
        </w:rPr>
      </w:pPr>
      <w:r w:rsidRPr="0087552F">
        <w:rPr>
          <w:rFonts w:ascii="Times New Roman" w:eastAsia="Calibri" w:hAnsi="Times New Roman" w:cs="Times New Roman"/>
          <w:sz w:val="24"/>
          <w:szCs w:val="24"/>
        </w:rPr>
        <w:t>DoD Biotechnology High Performance Computing Software Applications Institute</w:t>
      </w:r>
    </w:p>
    <w:p w14:paraId="6341964C" w14:textId="77777777" w:rsidR="0087552F" w:rsidRPr="0087552F" w:rsidRDefault="0087552F" w:rsidP="0087552F">
      <w:pPr>
        <w:autoSpaceDE w:val="0"/>
        <w:autoSpaceDN w:val="0"/>
        <w:adjustRightInd w:val="0"/>
        <w:spacing w:after="0"/>
        <w:rPr>
          <w:rFonts w:ascii="Times New Roman" w:eastAsia="Calibri" w:hAnsi="Times New Roman" w:cs="Times New Roman"/>
          <w:sz w:val="24"/>
          <w:szCs w:val="24"/>
        </w:rPr>
      </w:pPr>
      <w:r w:rsidRPr="0087552F">
        <w:rPr>
          <w:rFonts w:ascii="Times New Roman" w:eastAsia="Calibri" w:hAnsi="Times New Roman" w:cs="Times New Roman"/>
          <w:sz w:val="24"/>
          <w:szCs w:val="24"/>
        </w:rPr>
        <w:t>Defense Health Agency Research &amp; Development</w:t>
      </w:r>
    </w:p>
    <w:p w14:paraId="662FC437" w14:textId="77777777" w:rsidR="0087552F" w:rsidRPr="0087552F" w:rsidRDefault="0087552F" w:rsidP="0087552F">
      <w:pPr>
        <w:autoSpaceDE w:val="0"/>
        <w:autoSpaceDN w:val="0"/>
        <w:adjustRightInd w:val="0"/>
        <w:spacing w:after="0"/>
        <w:rPr>
          <w:rFonts w:ascii="Times New Roman" w:eastAsia="Calibri" w:hAnsi="Times New Roman" w:cs="Times New Roman"/>
          <w:sz w:val="24"/>
          <w:szCs w:val="24"/>
        </w:rPr>
      </w:pPr>
      <w:r w:rsidRPr="0087552F">
        <w:rPr>
          <w:rFonts w:ascii="Times New Roman" w:eastAsia="Calibri" w:hAnsi="Times New Roman" w:cs="Times New Roman"/>
          <w:sz w:val="24"/>
          <w:szCs w:val="24"/>
        </w:rPr>
        <w:t>Medical Research and Development Command</w:t>
      </w:r>
    </w:p>
    <w:p w14:paraId="51874D51" w14:textId="77777777" w:rsidR="0087552F" w:rsidRPr="0087552F" w:rsidRDefault="0087552F" w:rsidP="0087552F">
      <w:pPr>
        <w:autoSpaceDE w:val="0"/>
        <w:autoSpaceDN w:val="0"/>
        <w:adjustRightInd w:val="0"/>
        <w:spacing w:after="0"/>
        <w:rPr>
          <w:rFonts w:ascii="Times New Roman" w:eastAsia="Calibri" w:hAnsi="Times New Roman" w:cs="Times New Roman"/>
          <w:sz w:val="24"/>
          <w:szCs w:val="24"/>
        </w:rPr>
      </w:pPr>
      <w:r w:rsidRPr="0087552F">
        <w:rPr>
          <w:rFonts w:ascii="Times New Roman" w:eastAsia="Calibri" w:hAnsi="Times New Roman" w:cs="Times New Roman"/>
          <w:sz w:val="24"/>
          <w:szCs w:val="24"/>
        </w:rPr>
        <w:t>ATTN: FCMR-TT, 504 Scott Street</w:t>
      </w:r>
    </w:p>
    <w:p w14:paraId="4EAE0660" w14:textId="77777777" w:rsidR="0087552F" w:rsidRPr="0087552F" w:rsidRDefault="0087552F" w:rsidP="0087552F">
      <w:pPr>
        <w:autoSpaceDE w:val="0"/>
        <w:autoSpaceDN w:val="0"/>
        <w:adjustRightInd w:val="0"/>
        <w:spacing w:after="0"/>
        <w:rPr>
          <w:rFonts w:ascii="Times New Roman" w:eastAsia="Calibri" w:hAnsi="Times New Roman" w:cs="Times New Roman"/>
          <w:sz w:val="24"/>
          <w:szCs w:val="24"/>
        </w:rPr>
      </w:pPr>
      <w:r w:rsidRPr="0087552F">
        <w:rPr>
          <w:rFonts w:ascii="Times New Roman" w:eastAsia="Calibri" w:hAnsi="Times New Roman" w:cs="Times New Roman"/>
          <w:sz w:val="24"/>
          <w:szCs w:val="24"/>
        </w:rPr>
        <w:t>Fort Detrick, MD 21702-5012</w:t>
      </w:r>
    </w:p>
    <w:p w14:paraId="59B2EB2D" w14:textId="55A44EC6" w:rsidR="00F615B4" w:rsidRDefault="00F615B4">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bookmarkEnd w:id="0"/>
    <w:p w14:paraId="5A57FBD6" w14:textId="1E92AFB5" w:rsidR="003062B1" w:rsidRDefault="000E6DC7" w:rsidP="00367D3C">
      <w:pPr>
        <w:spacing w:before="200" w:after="12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72D8DEB6" w14:textId="7310E494" w:rsidR="00191DF3" w:rsidRDefault="000E6DC7" w:rsidP="00367D3C">
      <w:pPr>
        <w:spacing w:before="200" w:after="120" w:line="480" w:lineRule="auto"/>
        <w:rPr>
          <w:rFonts w:ascii="Times New Roman" w:hAnsi="Times New Roman" w:cs="Times New Roman"/>
          <w:sz w:val="24"/>
          <w:szCs w:val="24"/>
        </w:rPr>
      </w:pPr>
      <w:r w:rsidRPr="000E6DC7">
        <w:rPr>
          <w:rFonts w:ascii="Times New Roman" w:hAnsi="Times New Roman" w:cs="Times New Roman"/>
          <w:sz w:val="24"/>
          <w:szCs w:val="24"/>
        </w:rPr>
        <w:t xml:space="preserve">G protein-coupled receptors (GPCRs) are therapeutic targets for over 30% of approved drugs, yet specific GPCR subtypes act as molecular initiating events in several neurotoxic adverse outcome pathways. Therefore, </w:t>
      </w:r>
      <w:r w:rsidR="006E61EB">
        <w:rPr>
          <w:rFonts w:ascii="Times New Roman" w:hAnsi="Times New Roman" w:cs="Times New Roman"/>
          <w:sz w:val="24"/>
          <w:szCs w:val="24"/>
        </w:rPr>
        <w:t>knowledge of</w:t>
      </w:r>
      <w:r w:rsidRPr="000E6DC7">
        <w:rPr>
          <w:rFonts w:ascii="Times New Roman" w:hAnsi="Times New Roman" w:cs="Times New Roman"/>
          <w:sz w:val="24"/>
          <w:szCs w:val="24"/>
        </w:rPr>
        <w:t xml:space="preserve"> GPCR-ligand interactions is critical for </w:t>
      </w:r>
      <w:r w:rsidR="001C5022">
        <w:rPr>
          <w:rFonts w:ascii="Times New Roman" w:hAnsi="Times New Roman" w:cs="Times New Roman"/>
          <w:sz w:val="24"/>
          <w:szCs w:val="24"/>
        </w:rPr>
        <w:t xml:space="preserve">drug discovery and </w:t>
      </w:r>
      <w:r w:rsidRPr="000E6DC7">
        <w:rPr>
          <w:rFonts w:ascii="Times New Roman" w:hAnsi="Times New Roman" w:cs="Times New Roman"/>
          <w:sz w:val="24"/>
          <w:szCs w:val="24"/>
        </w:rPr>
        <w:t>computational toxicology. However, accurate predicti</w:t>
      </w:r>
      <w:r w:rsidR="007A24C2">
        <w:rPr>
          <w:rFonts w:ascii="Times New Roman" w:hAnsi="Times New Roman" w:cs="Times New Roman"/>
          <w:sz w:val="24"/>
          <w:szCs w:val="24"/>
        </w:rPr>
        <w:t>ons of</w:t>
      </w:r>
      <w:r w:rsidRPr="000E6DC7">
        <w:rPr>
          <w:rFonts w:ascii="Times New Roman" w:hAnsi="Times New Roman" w:cs="Times New Roman"/>
          <w:sz w:val="24"/>
          <w:szCs w:val="24"/>
        </w:rPr>
        <w:t xml:space="preserve"> GPCR-ligand binding </w:t>
      </w:r>
      <w:r w:rsidR="00EE5AD6">
        <w:rPr>
          <w:rFonts w:ascii="Times New Roman" w:hAnsi="Times New Roman" w:cs="Times New Roman"/>
          <w:sz w:val="24"/>
          <w:szCs w:val="24"/>
        </w:rPr>
        <w:t>can be</w:t>
      </w:r>
      <w:r w:rsidRPr="000E6DC7">
        <w:rPr>
          <w:rFonts w:ascii="Times New Roman" w:hAnsi="Times New Roman" w:cs="Times New Roman"/>
          <w:sz w:val="24"/>
          <w:szCs w:val="24"/>
        </w:rPr>
        <w:t xml:space="preserve"> challenging due to receptor conformational flexibility, complex membrane environment, and lack of selectivity among ligands. </w:t>
      </w:r>
      <w:r w:rsidR="000F626D" w:rsidRPr="000F626D">
        <w:rPr>
          <w:rFonts w:ascii="Times New Roman" w:hAnsi="Times New Roman" w:cs="Times New Roman"/>
          <w:sz w:val="24"/>
          <w:szCs w:val="24"/>
        </w:rPr>
        <w:t xml:space="preserve">Drug-target interaction (DTI) models that jointly encode protein and ligand representations offer a promising approach to predict these interactions. </w:t>
      </w:r>
      <w:r w:rsidRPr="000E6DC7">
        <w:rPr>
          <w:rFonts w:ascii="Times New Roman" w:hAnsi="Times New Roman" w:cs="Times New Roman"/>
          <w:sz w:val="24"/>
          <w:szCs w:val="24"/>
        </w:rPr>
        <w:t xml:space="preserve">In this study, we identified </w:t>
      </w:r>
      <w:r w:rsidR="009B1E76">
        <w:rPr>
          <w:rFonts w:ascii="Times New Roman" w:hAnsi="Times New Roman" w:cs="Times New Roman"/>
          <w:sz w:val="24"/>
          <w:szCs w:val="24"/>
        </w:rPr>
        <w:t>119</w:t>
      </w:r>
      <w:r w:rsidRPr="000E6DC7">
        <w:rPr>
          <w:rFonts w:ascii="Times New Roman" w:hAnsi="Times New Roman" w:cs="Times New Roman"/>
          <w:sz w:val="24"/>
          <w:szCs w:val="24"/>
        </w:rPr>
        <w:t xml:space="preserve"> </w:t>
      </w:r>
      <w:ins w:id="1" w:author="Souvik Dey [Contractor Foreign National]" w:date="2026-01-22T17:10:00Z" w16du:dateUtc="2026-01-22T22:10:00Z">
        <w:r w:rsidR="000B5B6E">
          <w:rPr>
            <w:rFonts w:ascii="Times New Roman" w:hAnsi="Times New Roman" w:cs="Times New Roman"/>
            <w:sz w:val="24"/>
            <w:szCs w:val="24"/>
          </w:rPr>
          <w:t xml:space="preserve">neurologically-relevant </w:t>
        </w:r>
      </w:ins>
      <w:r w:rsidRPr="000E6DC7">
        <w:rPr>
          <w:rFonts w:ascii="Times New Roman" w:hAnsi="Times New Roman" w:cs="Times New Roman"/>
          <w:sz w:val="24"/>
          <w:szCs w:val="24"/>
        </w:rPr>
        <w:t xml:space="preserve">GPCRs </w:t>
      </w:r>
      <w:del w:id="2" w:author="Souvik Dey [Contractor Foreign National]" w:date="2026-01-22T17:10:00Z" w16du:dateUtc="2026-01-22T22:10:00Z">
        <w:r w:rsidRPr="000E6DC7" w:rsidDel="000B5B6E">
          <w:rPr>
            <w:rFonts w:ascii="Times New Roman" w:hAnsi="Times New Roman" w:cs="Times New Roman"/>
            <w:sz w:val="24"/>
            <w:szCs w:val="24"/>
          </w:rPr>
          <w:delText xml:space="preserve">involved in </w:delText>
        </w:r>
        <w:r w:rsidR="009D1DDC" w:rsidDel="000B5B6E">
          <w:rPr>
            <w:rFonts w:ascii="Times New Roman" w:hAnsi="Times New Roman" w:cs="Times New Roman"/>
            <w:sz w:val="24"/>
            <w:szCs w:val="24"/>
          </w:rPr>
          <w:delText>n</w:delText>
        </w:r>
        <w:r w:rsidR="009D1DDC" w:rsidRPr="009D1DDC" w:rsidDel="000B5B6E">
          <w:rPr>
            <w:rFonts w:ascii="Times New Roman" w:hAnsi="Times New Roman" w:cs="Times New Roman"/>
            <w:sz w:val="24"/>
            <w:szCs w:val="24"/>
          </w:rPr>
          <w:delText>euronal processes</w:delText>
        </w:r>
        <w:r w:rsidR="009D1DDC" w:rsidDel="000B5B6E">
          <w:rPr>
            <w:rFonts w:ascii="Times New Roman" w:hAnsi="Times New Roman" w:cs="Times New Roman"/>
            <w:sz w:val="24"/>
            <w:szCs w:val="24"/>
          </w:rPr>
          <w:delText xml:space="preserve"> </w:delText>
        </w:r>
      </w:del>
      <w:r w:rsidRPr="000E6DC7">
        <w:rPr>
          <w:rFonts w:ascii="Times New Roman" w:hAnsi="Times New Roman" w:cs="Times New Roman"/>
          <w:sz w:val="24"/>
          <w:szCs w:val="24"/>
        </w:rPr>
        <w:t xml:space="preserve">and evaluated three deep learning architectures for creating a unified GPCR-ligand </w:t>
      </w:r>
      <w:del w:id="3" w:author="Souvik Dey [Contractor Foreign National]" w:date="2026-01-22T17:10:00Z" w16du:dateUtc="2026-01-22T22:10:00Z">
        <w:r w:rsidRPr="000E6DC7" w:rsidDel="000B5B6E">
          <w:rPr>
            <w:rFonts w:ascii="Times New Roman" w:hAnsi="Times New Roman" w:cs="Times New Roman"/>
            <w:sz w:val="24"/>
            <w:szCs w:val="24"/>
          </w:rPr>
          <w:delText xml:space="preserve">binding </w:delText>
        </w:r>
        <w:r w:rsidR="008F63B4" w:rsidDel="000B5B6E">
          <w:rPr>
            <w:rFonts w:ascii="Times New Roman" w:hAnsi="Times New Roman" w:cs="Times New Roman"/>
            <w:sz w:val="24"/>
            <w:szCs w:val="24"/>
          </w:rPr>
          <w:delText>predictor</w:delText>
        </w:r>
      </w:del>
      <w:ins w:id="4" w:author="Souvik Dey [Contractor Foreign National]" w:date="2026-01-22T17:10:00Z" w16du:dateUtc="2026-01-22T22:10:00Z">
        <w:r w:rsidR="000B5B6E">
          <w:rPr>
            <w:rFonts w:ascii="Times New Roman" w:hAnsi="Times New Roman" w:cs="Times New Roman"/>
            <w:sz w:val="24"/>
            <w:szCs w:val="24"/>
          </w:rPr>
          <w:t>DTI model</w:t>
        </w:r>
      </w:ins>
      <w:r w:rsidRPr="000E6DC7">
        <w:rPr>
          <w:rFonts w:ascii="Times New Roman" w:hAnsi="Times New Roman" w:cs="Times New Roman"/>
          <w:sz w:val="24"/>
          <w:szCs w:val="24"/>
        </w:rPr>
        <w:t xml:space="preserve">: dual-projection similarity networks and transformer encoders (both using pre-computed embeddings) as well as bidirectional cross-attention networks (with frozen or fine-tuned encoders). </w:t>
      </w:r>
      <w:ins w:id="5" w:author="Souvik Dey [Contractor Foreign National]" w:date="2026-01-22T16:25:00Z">
        <w:r w:rsidR="007C5FDD" w:rsidRPr="007C5FDD">
          <w:rPr>
            <w:rFonts w:ascii="Times New Roman" w:hAnsi="Times New Roman" w:cs="Times New Roman"/>
            <w:sz w:val="24"/>
            <w:szCs w:val="24"/>
          </w:rPr>
          <w:t xml:space="preserve">Unlike prior studies that rely primarily on random splits, we evaluate model performance across random-split, </w:t>
        </w:r>
      </w:ins>
      <w:ins w:id="6" w:author="Souvik Dey [Contractor Foreign National]" w:date="2026-01-22T17:11:00Z" w16du:dateUtc="2026-01-22T22:11:00Z">
        <w:r w:rsidR="000B5B6E">
          <w:rPr>
            <w:rFonts w:ascii="Times New Roman" w:hAnsi="Times New Roman" w:cs="Times New Roman"/>
            <w:sz w:val="24"/>
            <w:szCs w:val="24"/>
          </w:rPr>
          <w:t>cluster</w:t>
        </w:r>
      </w:ins>
      <w:ins w:id="7" w:author="Souvik Dey [Contractor Foreign National]" w:date="2026-01-22T16:25:00Z">
        <w:r w:rsidR="007C5FDD" w:rsidRPr="007C5FDD">
          <w:rPr>
            <w:rFonts w:ascii="Times New Roman" w:hAnsi="Times New Roman" w:cs="Times New Roman"/>
            <w:sz w:val="24"/>
            <w:szCs w:val="24"/>
          </w:rPr>
          <w:t>-split, and novel protein scenarios to provide realistic estimates of generalization.</w:t>
        </w:r>
      </w:ins>
      <w:ins w:id="8" w:author="Souvik Dey [Contractor Foreign National]" w:date="2026-01-22T16:25:00Z" w16du:dateUtc="2026-01-22T21:25:00Z">
        <w:r w:rsidR="007C5FDD">
          <w:rPr>
            <w:rFonts w:ascii="Times New Roman" w:hAnsi="Times New Roman" w:cs="Times New Roman"/>
            <w:sz w:val="24"/>
            <w:szCs w:val="24"/>
          </w:rPr>
          <w:t xml:space="preserve"> </w:t>
        </w:r>
      </w:ins>
      <w:r w:rsidRPr="000E6DC7">
        <w:rPr>
          <w:rFonts w:ascii="Times New Roman" w:hAnsi="Times New Roman" w:cs="Times New Roman"/>
          <w:sz w:val="24"/>
          <w:szCs w:val="24"/>
        </w:rPr>
        <w:t>All the models performed well</w:t>
      </w:r>
      <w:r w:rsidR="007C5FDD">
        <w:rPr>
          <w:rFonts w:ascii="Times New Roman" w:hAnsi="Times New Roman" w:cs="Times New Roman"/>
          <w:sz w:val="24"/>
          <w:szCs w:val="24"/>
        </w:rPr>
        <w:t>,</w:t>
      </w:r>
      <w:r w:rsidRPr="000E6DC7">
        <w:rPr>
          <w:rFonts w:ascii="Times New Roman" w:hAnsi="Times New Roman" w:cs="Times New Roman"/>
          <w:sz w:val="24"/>
          <w:szCs w:val="24"/>
        </w:rPr>
        <w:t xml:space="preserve"> achieving </w:t>
      </w:r>
      <w:r w:rsidR="00EE5AD6">
        <w:rPr>
          <w:rFonts w:ascii="Times New Roman" w:hAnsi="Times New Roman" w:cs="Times New Roman"/>
          <w:sz w:val="24"/>
          <w:szCs w:val="24"/>
        </w:rPr>
        <w:t>area under the receiver operating characteristic curve (</w:t>
      </w:r>
      <w:r w:rsidR="00822EB8">
        <w:rPr>
          <w:rFonts w:ascii="Times New Roman" w:hAnsi="Times New Roman" w:cs="Times New Roman"/>
          <w:sz w:val="24"/>
          <w:szCs w:val="24"/>
        </w:rPr>
        <w:t>AUROC</w:t>
      </w:r>
      <w:r w:rsidR="00EE5AD6">
        <w:rPr>
          <w:rFonts w:ascii="Times New Roman" w:hAnsi="Times New Roman" w:cs="Times New Roman"/>
          <w:sz w:val="24"/>
          <w:szCs w:val="24"/>
        </w:rPr>
        <w:t>)</w:t>
      </w:r>
      <w:r w:rsidRPr="000E6DC7">
        <w:rPr>
          <w:rFonts w:ascii="Times New Roman" w:hAnsi="Times New Roman" w:cs="Times New Roman"/>
          <w:sz w:val="24"/>
          <w:szCs w:val="24"/>
        </w:rPr>
        <w:t xml:space="preserve"> values of </w:t>
      </w:r>
      <w:commentRangeStart w:id="9"/>
      <w:ins w:id="10" w:author="Souvik Dey [Contractor Foreign National]" w:date="2026-01-22T16:19:00Z">
        <w:r w:rsidR="007C5FDD" w:rsidRPr="007C5FDD">
          <w:rPr>
            <w:rFonts w:ascii="Times New Roman" w:hAnsi="Times New Roman" w:cs="Times New Roman"/>
            <w:sz w:val="24"/>
            <w:szCs w:val="24"/>
          </w:rPr>
          <w:t>0.907 ± 0.001</w:t>
        </w:r>
      </w:ins>
      <w:commentRangeEnd w:id="9"/>
      <w:ins w:id="11" w:author="Souvik Dey [Contractor Foreign National]" w:date="2026-01-23T11:08:00Z" w16du:dateUtc="2026-01-23T16:08:00Z">
        <w:r w:rsidR="00D9476F">
          <w:rPr>
            <w:rStyle w:val="CommentReference"/>
          </w:rPr>
          <w:commentReference w:id="9"/>
        </w:r>
      </w:ins>
      <w:del w:id="12" w:author="Souvik Dey [Contractor Foreign National]" w:date="2026-01-22T16:19:00Z" w16du:dateUtc="2026-01-22T21:19:00Z">
        <w:r w:rsidRPr="000E6DC7" w:rsidDel="007C5FDD">
          <w:rPr>
            <w:rFonts w:ascii="Times New Roman" w:hAnsi="Times New Roman" w:cs="Times New Roman"/>
            <w:sz w:val="24"/>
            <w:szCs w:val="24"/>
          </w:rPr>
          <w:delText>0.</w:delText>
        </w:r>
        <w:r w:rsidR="009453CD" w:rsidDel="007C5FDD">
          <w:rPr>
            <w:rFonts w:ascii="Times New Roman" w:hAnsi="Times New Roman" w:cs="Times New Roman"/>
            <w:sz w:val="24"/>
            <w:szCs w:val="24"/>
          </w:rPr>
          <w:delText>91</w:delText>
        </w:r>
      </w:del>
      <w:r w:rsidRPr="000E6DC7">
        <w:rPr>
          <w:rFonts w:ascii="Times New Roman" w:hAnsi="Times New Roman" w:cs="Times New Roman"/>
          <w:sz w:val="24"/>
          <w:szCs w:val="24"/>
        </w:rPr>
        <w:t xml:space="preserve"> on</w:t>
      </w:r>
      <w:del w:id="13" w:author="Souvik Dey [Contractor Foreign National]" w:date="2026-01-22T17:11:00Z" w16du:dateUtc="2026-01-22T22:11:00Z">
        <w:r w:rsidRPr="000E6DC7" w:rsidDel="000B5B6E">
          <w:rPr>
            <w:rFonts w:ascii="Times New Roman" w:hAnsi="Times New Roman" w:cs="Times New Roman"/>
            <w:sz w:val="24"/>
            <w:szCs w:val="24"/>
          </w:rPr>
          <w:delText xml:space="preserve"> a</w:delText>
        </w:r>
      </w:del>
      <w:r w:rsidRPr="000E6DC7">
        <w:rPr>
          <w:rFonts w:ascii="Times New Roman" w:hAnsi="Times New Roman" w:cs="Times New Roman"/>
          <w:sz w:val="24"/>
          <w:szCs w:val="24"/>
        </w:rPr>
        <w:t xml:space="preserve"> random-split validation</w:t>
      </w:r>
      <w:del w:id="14" w:author="Souvik Dey [Contractor Foreign National]" w:date="2026-01-22T16:22:00Z" w16du:dateUtc="2026-01-22T21:22:00Z">
        <w:r w:rsidRPr="000E6DC7" w:rsidDel="007C5FDD">
          <w:rPr>
            <w:rFonts w:ascii="Times New Roman" w:hAnsi="Times New Roman" w:cs="Times New Roman"/>
            <w:sz w:val="24"/>
            <w:szCs w:val="24"/>
          </w:rPr>
          <w:delText xml:space="preserve"> set</w:delText>
        </w:r>
      </w:del>
      <w:r w:rsidRPr="000E6DC7">
        <w:rPr>
          <w:rFonts w:ascii="Times New Roman" w:hAnsi="Times New Roman" w:cs="Times New Roman"/>
          <w:sz w:val="24"/>
          <w:szCs w:val="24"/>
        </w:rPr>
        <w:t xml:space="preserve">, </w:t>
      </w:r>
      <w:ins w:id="15" w:author="Souvik Dey [Contractor Foreign National]" w:date="2026-01-22T16:20:00Z">
        <w:r w:rsidR="007C5FDD" w:rsidRPr="007C5FDD">
          <w:rPr>
            <w:rFonts w:ascii="Times New Roman" w:hAnsi="Times New Roman" w:cs="Times New Roman"/>
            <w:sz w:val="24"/>
            <w:szCs w:val="24"/>
          </w:rPr>
          <w:t>0.811 ± 0.007</w:t>
        </w:r>
      </w:ins>
      <w:del w:id="16" w:author="Souvik Dey [Contractor Foreign National]" w:date="2026-01-22T16:20:00Z" w16du:dateUtc="2026-01-22T21:20:00Z">
        <w:r w:rsidRPr="000E6DC7" w:rsidDel="007C5FDD">
          <w:rPr>
            <w:rFonts w:ascii="Times New Roman" w:hAnsi="Times New Roman" w:cs="Times New Roman"/>
            <w:sz w:val="24"/>
            <w:szCs w:val="24"/>
          </w:rPr>
          <w:delText>0.</w:delText>
        </w:r>
        <w:r w:rsidR="00663C7A" w:rsidDel="007C5FDD">
          <w:rPr>
            <w:rFonts w:ascii="Times New Roman" w:hAnsi="Times New Roman" w:cs="Times New Roman"/>
            <w:sz w:val="24"/>
            <w:szCs w:val="24"/>
          </w:rPr>
          <w:delText>81</w:delText>
        </w:r>
      </w:del>
      <w:r w:rsidRPr="000E6DC7">
        <w:rPr>
          <w:rFonts w:ascii="Times New Roman" w:hAnsi="Times New Roman" w:cs="Times New Roman"/>
          <w:sz w:val="24"/>
          <w:szCs w:val="24"/>
        </w:rPr>
        <w:t xml:space="preserve"> on </w:t>
      </w:r>
      <w:ins w:id="17" w:author="Souvik Dey [Contractor Foreign National]" w:date="2026-01-22T16:24:00Z" w16du:dateUtc="2026-01-22T21:24:00Z">
        <w:r w:rsidR="007C5FDD" w:rsidRPr="007C5FDD">
          <w:rPr>
            <w:rFonts w:ascii="Times New Roman" w:hAnsi="Times New Roman" w:cs="Times New Roman"/>
            <w:sz w:val="24"/>
            <w:szCs w:val="24"/>
          </w:rPr>
          <w:t>cluster</w:t>
        </w:r>
      </w:ins>
      <w:ins w:id="18" w:author="Souvik Dey [Contractor Foreign National]" w:date="2026-01-22T16:23:00Z">
        <w:r w:rsidR="007C5FDD" w:rsidRPr="007C5FDD">
          <w:rPr>
            <w:rFonts w:ascii="Times New Roman" w:hAnsi="Times New Roman" w:cs="Times New Roman"/>
            <w:sz w:val="24"/>
            <w:szCs w:val="24"/>
          </w:rPr>
          <w:t>-split testing (structurally distinct ligands)</w:t>
        </w:r>
      </w:ins>
      <w:r w:rsidRPr="000E6DC7">
        <w:rPr>
          <w:rFonts w:ascii="Times New Roman" w:hAnsi="Times New Roman" w:cs="Times New Roman"/>
          <w:sz w:val="24"/>
          <w:szCs w:val="24"/>
        </w:rPr>
        <w:t xml:space="preserve">, and </w:t>
      </w:r>
      <w:ins w:id="19" w:author="Souvik Dey [Contractor Foreign National]" w:date="2026-01-22T16:20:00Z">
        <w:r w:rsidR="007C5FDD" w:rsidRPr="007C5FDD">
          <w:rPr>
            <w:rFonts w:ascii="Times New Roman" w:hAnsi="Times New Roman" w:cs="Times New Roman"/>
            <w:sz w:val="24"/>
            <w:szCs w:val="24"/>
          </w:rPr>
          <w:t>0.615 ± 0.018</w:t>
        </w:r>
      </w:ins>
      <w:del w:id="20" w:author="Souvik Dey [Contractor Foreign National]" w:date="2026-01-22T16:20:00Z" w16du:dateUtc="2026-01-22T21:20:00Z">
        <w:r w:rsidRPr="000E6DC7" w:rsidDel="007C5FDD">
          <w:rPr>
            <w:rFonts w:ascii="Times New Roman" w:hAnsi="Times New Roman" w:cs="Times New Roman"/>
            <w:sz w:val="24"/>
            <w:szCs w:val="24"/>
          </w:rPr>
          <w:delText>0.</w:delText>
        </w:r>
        <w:r w:rsidR="00774236" w:rsidDel="007C5FDD">
          <w:rPr>
            <w:rFonts w:ascii="Times New Roman" w:hAnsi="Times New Roman" w:cs="Times New Roman"/>
            <w:sz w:val="24"/>
            <w:szCs w:val="24"/>
          </w:rPr>
          <w:delText>61</w:delText>
        </w:r>
        <w:r w:rsidRPr="000E6DC7" w:rsidDel="007C5FDD">
          <w:rPr>
            <w:rFonts w:ascii="Times New Roman" w:hAnsi="Times New Roman" w:cs="Times New Roman"/>
            <w:sz w:val="24"/>
            <w:szCs w:val="24"/>
          </w:rPr>
          <w:delText xml:space="preserve"> </w:delText>
        </w:r>
      </w:del>
      <w:r w:rsidRPr="000E6DC7">
        <w:rPr>
          <w:rFonts w:ascii="Times New Roman" w:hAnsi="Times New Roman" w:cs="Times New Roman"/>
          <w:sz w:val="24"/>
          <w:szCs w:val="24"/>
        </w:rPr>
        <w:t xml:space="preserve">on </w:t>
      </w:r>
      <w:r w:rsidR="006C1BD6">
        <w:rPr>
          <w:rFonts w:ascii="Times New Roman" w:hAnsi="Times New Roman" w:cs="Times New Roman"/>
          <w:sz w:val="24"/>
          <w:szCs w:val="24"/>
        </w:rPr>
        <w:t>novel GPCR</w:t>
      </w:r>
      <w:del w:id="21" w:author="Souvik Dey [Contractor Foreign National]" w:date="2026-01-22T16:23:00Z" w16du:dateUtc="2026-01-22T21:23:00Z">
        <w:r w:rsidR="006C1BD6" w:rsidDel="007C5FDD">
          <w:rPr>
            <w:rFonts w:ascii="Times New Roman" w:hAnsi="Times New Roman" w:cs="Times New Roman"/>
            <w:sz w:val="24"/>
            <w:szCs w:val="24"/>
          </w:rPr>
          <w:delText>s</w:delText>
        </w:r>
      </w:del>
      <w:ins w:id="22" w:author="Souvik Dey [Contractor Foreign National]" w:date="2026-01-22T16:23:00Z" w16du:dateUtc="2026-01-22T21:23:00Z">
        <w:r w:rsidR="007C5FDD">
          <w:rPr>
            <w:rFonts w:ascii="Times New Roman" w:hAnsi="Times New Roman" w:cs="Times New Roman"/>
            <w:sz w:val="24"/>
            <w:szCs w:val="24"/>
          </w:rPr>
          <w:t xml:space="preserve"> </w:t>
        </w:r>
      </w:ins>
      <w:ins w:id="23" w:author="Souvik Dey [Contractor Foreign National]" w:date="2026-01-22T16:23:00Z">
        <w:r w:rsidR="007C5FDD" w:rsidRPr="007C5FDD">
          <w:rPr>
            <w:rFonts w:ascii="Times New Roman" w:hAnsi="Times New Roman" w:cs="Times New Roman"/>
            <w:sz w:val="24"/>
            <w:szCs w:val="24"/>
          </w:rPr>
          <w:t>generalization (proteins unseen during training)</w:t>
        </w:r>
      </w:ins>
      <w:r w:rsidRPr="000E6DC7">
        <w:rPr>
          <w:rFonts w:ascii="Times New Roman" w:hAnsi="Times New Roman" w:cs="Times New Roman"/>
          <w:sz w:val="24"/>
          <w:szCs w:val="24"/>
        </w:rPr>
        <w:t xml:space="preserve">. However, </w:t>
      </w:r>
      <w:ins w:id="24" w:author="Souvik Dey [Contractor Foreign National]" w:date="2026-01-22T16:10:00Z" w16du:dateUtc="2026-01-22T21:10:00Z">
        <w:r w:rsidR="00D6123A">
          <w:rPr>
            <w:rFonts w:ascii="Times New Roman" w:hAnsi="Times New Roman" w:cs="Times New Roman"/>
            <w:sz w:val="24"/>
            <w:szCs w:val="24"/>
          </w:rPr>
          <w:t>in the</w:t>
        </w:r>
        <w:r w:rsidR="00D6123A" w:rsidRPr="000E6DC7">
          <w:rPr>
            <w:rFonts w:ascii="Times New Roman" w:hAnsi="Times New Roman" w:cs="Times New Roman"/>
            <w:sz w:val="24"/>
            <w:szCs w:val="24"/>
          </w:rPr>
          <w:t xml:space="preserve"> unseen protein test set</w:t>
        </w:r>
        <w:r w:rsidR="00D6123A">
          <w:rPr>
            <w:rFonts w:ascii="Times New Roman" w:hAnsi="Times New Roman" w:cs="Times New Roman"/>
            <w:sz w:val="24"/>
            <w:szCs w:val="24"/>
          </w:rPr>
          <w:t xml:space="preserve">, </w:t>
        </w:r>
      </w:ins>
      <w:ins w:id="25" w:author="Souvik Dey [Contractor Foreign National]" w:date="2026-01-22T15:50:00Z" w16du:dateUtc="2026-01-22T20:50:00Z">
        <w:r w:rsidR="00780360">
          <w:rPr>
            <w:rFonts w:ascii="Times New Roman" w:hAnsi="Times New Roman" w:cs="Times New Roman"/>
            <w:sz w:val="24"/>
            <w:szCs w:val="24"/>
          </w:rPr>
          <w:t>p</w:t>
        </w:r>
      </w:ins>
      <w:ins w:id="26" w:author="Souvik Dey [Contractor Foreign National]" w:date="2026-01-22T15:50:00Z">
        <w:r w:rsidR="00780360" w:rsidRPr="00780360">
          <w:rPr>
            <w:rFonts w:ascii="Times New Roman" w:hAnsi="Times New Roman" w:cs="Times New Roman"/>
            <w:sz w:val="24"/>
            <w:szCs w:val="24"/>
          </w:rPr>
          <w:t xml:space="preserve">redictions were less accurate for GPCRs from protein families not represented in </w:t>
        </w:r>
      </w:ins>
      <w:ins w:id="27" w:author="Souvik Dey [Contractor Foreign National]" w:date="2026-01-22T16:12:00Z" w16du:dateUtc="2026-01-22T21:12:00Z">
        <w:r w:rsidR="00D6123A">
          <w:rPr>
            <w:rFonts w:ascii="Times New Roman" w:hAnsi="Times New Roman" w:cs="Times New Roman"/>
            <w:sz w:val="24"/>
            <w:szCs w:val="24"/>
          </w:rPr>
          <w:t xml:space="preserve">the </w:t>
        </w:r>
      </w:ins>
      <w:ins w:id="28" w:author="Souvik Dey [Contractor Foreign National]" w:date="2026-01-22T15:50:00Z">
        <w:r w:rsidR="00780360" w:rsidRPr="00780360">
          <w:rPr>
            <w:rFonts w:ascii="Times New Roman" w:hAnsi="Times New Roman" w:cs="Times New Roman"/>
            <w:sz w:val="24"/>
            <w:szCs w:val="24"/>
          </w:rPr>
          <w:t>training data</w:t>
        </w:r>
      </w:ins>
      <w:ins w:id="29" w:author="Souvik Dey [Contractor Foreign National]" w:date="2026-01-22T16:05:00Z" w16du:dateUtc="2026-01-22T21:05:00Z">
        <w:r w:rsidR="00B37FDC">
          <w:rPr>
            <w:rFonts w:ascii="Times New Roman" w:hAnsi="Times New Roman" w:cs="Times New Roman"/>
            <w:sz w:val="24"/>
            <w:szCs w:val="24"/>
          </w:rPr>
          <w:t xml:space="preserve"> </w:t>
        </w:r>
      </w:ins>
      <w:r w:rsidRPr="000E6DC7">
        <w:rPr>
          <w:rFonts w:ascii="Times New Roman" w:hAnsi="Times New Roman" w:cs="Times New Roman"/>
          <w:sz w:val="24"/>
          <w:szCs w:val="24"/>
        </w:rPr>
        <w:t xml:space="preserve">or those </w:t>
      </w:r>
      <w:r w:rsidR="00EE5AD6">
        <w:rPr>
          <w:rFonts w:ascii="Times New Roman" w:hAnsi="Times New Roman" w:cs="Times New Roman"/>
          <w:sz w:val="24"/>
          <w:szCs w:val="24"/>
        </w:rPr>
        <w:t>with</w:t>
      </w:r>
      <w:r w:rsidRPr="000E6DC7">
        <w:rPr>
          <w:rFonts w:ascii="Times New Roman" w:hAnsi="Times New Roman" w:cs="Times New Roman"/>
          <w:sz w:val="24"/>
          <w:szCs w:val="24"/>
        </w:rPr>
        <w:t xml:space="preserve"> contrasting ligand interactions. We also assessed the models’ ability to detect ligand selectivity</w:t>
      </w:r>
      <w:r w:rsidR="008F63B4">
        <w:rPr>
          <w:rFonts w:ascii="Times New Roman" w:hAnsi="Times New Roman" w:cs="Times New Roman"/>
          <w:sz w:val="24"/>
          <w:szCs w:val="24"/>
        </w:rPr>
        <w:t>, achieving</w:t>
      </w:r>
      <w:r w:rsidRPr="000E6DC7">
        <w:rPr>
          <w:rFonts w:ascii="Times New Roman" w:hAnsi="Times New Roman" w:cs="Times New Roman"/>
          <w:sz w:val="24"/>
          <w:szCs w:val="24"/>
        </w:rPr>
        <w:t xml:space="preserve"> a</w:t>
      </w:r>
      <w:r w:rsidR="00EE5AD6">
        <w:rPr>
          <w:rFonts w:ascii="Times New Roman" w:hAnsi="Times New Roman" w:cs="Times New Roman"/>
          <w:sz w:val="24"/>
          <w:szCs w:val="24"/>
        </w:rPr>
        <w:t>n</w:t>
      </w:r>
      <w:r w:rsidRPr="000E6DC7">
        <w:rPr>
          <w:rFonts w:ascii="Times New Roman" w:hAnsi="Times New Roman" w:cs="Times New Roman"/>
          <w:sz w:val="24"/>
          <w:szCs w:val="24"/>
        </w:rPr>
        <w:t xml:space="preserve"> </w:t>
      </w:r>
      <w:r w:rsidR="00822EB8">
        <w:rPr>
          <w:rFonts w:ascii="Times New Roman" w:hAnsi="Times New Roman" w:cs="Times New Roman"/>
          <w:sz w:val="24"/>
          <w:szCs w:val="24"/>
        </w:rPr>
        <w:t>AUROC</w:t>
      </w:r>
      <w:r w:rsidRPr="000E6DC7">
        <w:rPr>
          <w:rFonts w:ascii="Times New Roman" w:hAnsi="Times New Roman" w:cs="Times New Roman"/>
          <w:sz w:val="24"/>
          <w:szCs w:val="24"/>
        </w:rPr>
        <w:t xml:space="preserve"> of 0.7</w:t>
      </w:r>
      <w:r w:rsidR="00164481">
        <w:rPr>
          <w:rFonts w:ascii="Times New Roman" w:hAnsi="Times New Roman" w:cs="Times New Roman"/>
          <w:sz w:val="24"/>
          <w:szCs w:val="24"/>
        </w:rPr>
        <w:t>1</w:t>
      </w:r>
      <w:r w:rsidRPr="000E6DC7">
        <w:rPr>
          <w:rFonts w:ascii="Times New Roman" w:hAnsi="Times New Roman" w:cs="Times New Roman"/>
          <w:sz w:val="24"/>
          <w:szCs w:val="24"/>
        </w:rPr>
        <w:t xml:space="preserve"> on ligands with at least five known GPCR interactions, </w:t>
      </w:r>
      <w:r w:rsidR="008F63B4">
        <w:rPr>
          <w:rFonts w:ascii="Times New Roman" w:hAnsi="Times New Roman" w:cs="Times New Roman"/>
          <w:sz w:val="24"/>
          <w:szCs w:val="24"/>
        </w:rPr>
        <w:t>although</w:t>
      </w:r>
      <w:r w:rsidRPr="000E6DC7">
        <w:rPr>
          <w:rFonts w:ascii="Times New Roman" w:hAnsi="Times New Roman" w:cs="Times New Roman"/>
          <w:sz w:val="24"/>
          <w:szCs w:val="24"/>
        </w:rPr>
        <w:t xml:space="preserve"> sensitivity remained low at 0.58. </w:t>
      </w:r>
      <w:ins w:id="30" w:author="Souvik Dey [Contractor Foreign National]" w:date="2026-01-22T13:37:00Z" w16du:dateUtc="2026-01-22T18:37:00Z">
        <w:r w:rsidR="002C7888" w:rsidRPr="002C7888">
          <w:rPr>
            <w:rFonts w:ascii="Times New Roman" w:hAnsi="Times New Roman" w:cs="Times New Roman"/>
            <w:sz w:val="24"/>
            <w:szCs w:val="24"/>
          </w:rPr>
          <w:t xml:space="preserve">Our curated </w:t>
        </w:r>
      </w:ins>
      <w:ins w:id="31" w:author="Souvik Dey [Contractor Foreign National]" w:date="2026-01-22T13:38:00Z" w16du:dateUtc="2026-01-22T18:38:00Z">
        <w:r w:rsidR="002C7888">
          <w:rPr>
            <w:rFonts w:ascii="Times New Roman" w:hAnsi="Times New Roman" w:cs="Times New Roman"/>
            <w:sz w:val="24"/>
            <w:szCs w:val="24"/>
          </w:rPr>
          <w:t>neurological GPCR</w:t>
        </w:r>
      </w:ins>
      <w:ins w:id="32" w:author="Souvik Dey [Contractor Foreign National]" w:date="2026-01-22T13:37:00Z" w16du:dateUtc="2026-01-22T18:37:00Z">
        <w:r w:rsidR="002C7888" w:rsidRPr="002C7888">
          <w:rPr>
            <w:rFonts w:ascii="Times New Roman" w:hAnsi="Times New Roman" w:cs="Times New Roman"/>
            <w:sz w:val="24"/>
            <w:szCs w:val="24"/>
          </w:rPr>
          <w:t xml:space="preserve"> dataset and rigorous evaluation framework establish </w:t>
        </w:r>
      </w:ins>
      <w:ins w:id="33" w:author="Souvik Dey [Contractor Foreign National]" w:date="2026-01-22T17:15:00Z" w16du:dateUtc="2026-01-22T22:15:00Z">
        <w:r w:rsidR="00DF4F29">
          <w:rPr>
            <w:rFonts w:ascii="Times New Roman" w:hAnsi="Times New Roman" w:cs="Times New Roman"/>
            <w:sz w:val="24"/>
            <w:szCs w:val="24"/>
          </w:rPr>
          <w:t xml:space="preserve">a </w:t>
        </w:r>
      </w:ins>
      <w:ins w:id="34" w:author="Souvik Dey [Contractor Foreign National]" w:date="2026-01-22T13:37:00Z" w16du:dateUtc="2026-01-22T18:37:00Z">
        <w:r w:rsidR="002C7888" w:rsidRPr="002C7888">
          <w:rPr>
            <w:rFonts w:ascii="Times New Roman" w:hAnsi="Times New Roman" w:cs="Times New Roman"/>
            <w:sz w:val="24"/>
            <w:szCs w:val="24"/>
          </w:rPr>
          <w:t xml:space="preserve">benchmark for </w:t>
        </w:r>
        <w:r w:rsidR="002C7888" w:rsidRPr="002C7888">
          <w:rPr>
            <w:rFonts w:ascii="Times New Roman" w:hAnsi="Times New Roman" w:cs="Times New Roman"/>
            <w:sz w:val="24"/>
            <w:szCs w:val="24"/>
          </w:rPr>
          <w:lastRenderedPageBreak/>
          <w:t xml:space="preserve">realistic model assessment, reveal where current models succeed </w:t>
        </w:r>
      </w:ins>
      <w:ins w:id="35" w:author="Souvik Dey [Contractor Foreign National]" w:date="2026-01-22T17:16:00Z" w16du:dateUtc="2026-01-22T22:16:00Z">
        <w:r w:rsidR="00DF4F29">
          <w:rPr>
            <w:rFonts w:ascii="Times New Roman" w:hAnsi="Times New Roman" w:cs="Times New Roman"/>
            <w:sz w:val="24"/>
            <w:szCs w:val="24"/>
          </w:rPr>
          <w:t>or</w:t>
        </w:r>
      </w:ins>
      <w:ins w:id="36" w:author="Souvik Dey [Contractor Foreign National]" w:date="2026-01-22T13:37:00Z" w16du:dateUtc="2026-01-22T18:37:00Z">
        <w:r w:rsidR="002C7888" w:rsidRPr="002C7888">
          <w:rPr>
            <w:rFonts w:ascii="Times New Roman" w:hAnsi="Times New Roman" w:cs="Times New Roman"/>
            <w:sz w:val="24"/>
            <w:szCs w:val="24"/>
          </w:rPr>
          <w:t xml:space="preserve"> fail, and provide </w:t>
        </w:r>
      </w:ins>
      <w:ins w:id="37" w:author="Souvik Dey [Contractor Foreign National]" w:date="2026-01-22T17:16:00Z" w16du:dateUtc="2026-01-22T22:16:00Z">
        <w:r w:rsidR="00DF4F29">
          <w:rPr>
            <w:rFonts w:ascii="Times New Roman" w:hAnsi="Times New Roman" w:cs="Times New Roman"/>
            <w:sz w:val="24"/>
            <w:szCs w:val="24"/>
          </w:rPr>
          <w:t xml:space="preserve">a </w:t>
        </w:r>
      </w:ins>
      <w:ins w:id="38" w:author="Souvik Dey [Contractor Foreign National]" w:date="2026-01-22T13:37:00Z" w16du:dateUtc="2026-01-22T18:37:00Z">
        <w:r w:rsidR="002C7888" w:rsidRPr="002C7888">
          <w:rPr>
            <w:rFonts w:ascii="Times New Roman" w:hAnsi="Times New Roman" w:cs="Times New Roman"/>
            <w:sz w:val="24"/>
            <w:szCs w:val="24"/>
          </w:rPr>
          <w:t>practical guidance for deploying GPCR-ligand predictors in drug discovery and toxicity screening</w:t>
        </w:r>
      </w:ins>
    </w:p>
    <w:p w14:paraId="5EA6C1DC" w14:textId="17FBDDFC" w:rsidR="007A383B" w:rsidRDefault="0043472D" w:rsidP="00367D3C">
      <w:pPr>
        <w:spacing w:before="200" w:after="120" w:line="480" w:lineRule="auto"/>
        <w:rPr>
          <w:rFonts w:ascii="Times New Roman" w:hAnsi="Times New Roman" w:cs="Times New Roman"/>
          <w:sz w:val="24"/>
          <w:szCs w:val="24"/>
        </w:rPr>
      </w:pPr>
      <w:r w:rsidRPr="009467A7">
        <w:rPr>
          <w:rFonts w:ascii="Times New Roman" w:hAnsi="Times New Roman" w:cs="Times New Roman"/>
          <w:b/>
          <w:bCs/>
          <w:sz w:val="24"/>
          <w:szCs w:val="24"/>
        </w:rPr>
        <w:t>Scientific contribution:</w:t>
      </w:r>
      <w:r>
        <w:rPr>
          <w:rFonts w:ascii="Times New Roman" w:hAnsi="Times New Roman" w:cs="Times New Roman"/>
          <w:sz w:val="24"/>
          <w:szCs w:val="24"/>
        </w:rPr>
        <w:t xml:space="preserve"> </w:t>
      </w:r>
      <w:r w:rsidR="00707241">
        <w:rPr>
          <w:rFonts w:ascii="Times New Roman" w:hAnsi="Times New Roman" w:cs="Times New Roman"/>
          <w:sz w:val="24"/>
          <w:szCs w:val="24"/>
        </w:rPr>
        <w:t>Our work</w:t>
      </w:r>
      <w:r w:rsidR="007A383B" w:rsidRPr="007A383B">
        <w:rPr>
          <w:rFonts w:ascii="Times New Roman" w:hAnsi="Times New Roman" w:cs="Times New Roman"/>
          <w:sz w:val="24"/>
          <w:szCs w:val="24"/>
        </w:rPr>
        <w:t xml:space="preserve"> </w:t>
      </w:r>
      <w:r w:rsidR="00707241">
        <w:rPr>
          <w:rFonts w:ascii="Times New Roman" w:hAnsi="Times New Roman" w:cs="Times New Roman"/>
          <w:sz w:val="24"/>
          <w:szCs w:val="24"/>
        </w:rPr>
        <w:t>connects</w:t>
      </w:r>
      <w:r w:rsidR="007A383B" w:rsidRPr="007A383B">
        <w:rPr>
          <w:rFonts w:ascii="Times New Roman" w:hAnsi="Times New Roman" w:cs="Times New Roman"/>
          <w:sz w:val="24"/>
          <w:szCs w:val="24"/>
        </w:rPr>
        <w:t xml:space="preserve"> computational toxicology and GPCR pharmacology by systematically evaluating transformer</w:t>
      </w:r>
      <w:r w:rsidR="00707241">
        <w:rPr>
          <w:rFonts w:ascii="Times New Roman" w:hAnsi="Times New Roman" w:cs="Times New Roman"/>
          <w:sz w:val="24"/>
          <w:szCs w:val="24"/>
        </w:rPr>
        <w:t>s</w:t>
      </w:r>
      <w:r w:rsidR="007A383B" w:rsidRPr="007A383B">
        <w:rPr>
          <w:rFonts w:ascii="Times New Roman" w:hAnsi="Times New Roman" w:cs="Times New Roman"/>
          <w:sz w:val="24"/>
          <w:szCs w:val="24"/>
        </w:rPr>
        <w:t xml:space="preserve"> and similarity-based architectures for predicting </w:t>
      </w:r>
      <w:r w:rsidR="001C5022">
        <w:rPr>
          <w:rFonts w:ascii="Times New Roman" w:hAnsi="Times New Roman" w:cs="Times New Roman"/>
          <w:sz w:val="24"/>
          <w:szCs w:val="24"/>
        </w:rPr>
        <w:t>CNS</w:t>
      </w:r>
      <w:r w:rsidR="007A383B" w:rsidRPr="007A383B">
        <w:rPr>
          <w:rFonts w:ascii="Times New Roman" w:hAnsi="Times New Roman" w:cs="Times New Roman"/>
          <w:sz w:val="24"/>
          <w:szCs w:val="24"/>
        </w:rPr>
        <w:t xml:space="preserve">-relevant GPCR-ligand interactions under rigorous </w:t>
      </w:r>
      <w:r w:rsidR="00502B9E">
        <w:rPr>
          <w:rFonts w:ascii="Times New Roman" w:hAnsi="Times New Roman" w:cs="Times New Roman"/>
          <w:sz w:val="24"/>
          <w:szCs w:val="24"/>
        </w:rPr>
        <w:t>cold-start</w:t>
      </w:r>
      <w:r w:rsidR="007A383B" w:rsidRPr="007A383B">
        <w:rPr>
          <w:rFonts w:ascii="Times New Roman" w:hAnsi="Times New Roman" w:cs="Times New Roman"/>
          <w:sz w:val="24"/>
          <w:szCs w:val="24"/>
        </w:rPr>
        <w:t xml:space="preserve"> conditions. Our analysis reveals that while models achieve strong performance on structurally novel ligands, generalization to novel GPCRs remains challenging</w:t>
      </w:r>
      <w:r w:rsidR="007A383B">
        <w:rPr>
          <w:rFonts w:ascii="Times New Roman" w:hAnsi="Times New Roman" w:cs="Times New Roman"/>
          <w:sz w:val="24"/>
          <w:szCs w:val="24"/>
        </w:rPr>
        <w:t xml:space="preserve">, </w:t>
      </w:r>
      <w:r w:rsidR="007A383B" w:rsidRPr="007A383B">
        <w:rPr>
          <w:rFonts w:ascii="Times New Roman" w:hAnsi="Times New Roman" w:cs="Times New Roman"/>
          <w:sz w:val="24"/>
          <w:szCs w:val="24"/>
        </w:rPr>
        <w:t xml:space="preserve">with particularly poor prediction for out-of-family receptors. These results establish performance benchmarks for </w:t>
      </w:r>
      <w:ins w:id="39" w:author="Souvik Dey [Contractor Foreign National]" w:date="2026-01-22T15:49:00Z" w16du:dateUtc="2026-01-22T20:49:00Z">
        <w:r w:rsidR="00780360">
          <w:rPr>
            <w:rFonts w:ascii="Times New Roman" w:hAnsi="Times New Roman" w:cs="Times New Roman"/>
            <w:sz w:val="24"/>
            <w:szCs w:val="24"/>
          </w:rPr>
          <w:t xml:space="preserve">predicting ligand interactions against neurologically-relevant </w:t>
        </w:r>
        <w:r w:rsidR="00780360" w:rsidRPr="005E623B">
          <w:rPr>
            <w:rFonts w:ascii="Times New Roman" w:hAnsi="Times New Roman" w:cs="Times New Roman"/>
            <w:sz w:val="24"/>
            <w:szCs w:val="24"/>
          </w:rPr>
          <w:t xml:space="preserve">GPCRs </w:t>
        </w:r>
      </w:ins>
      <w:r w:rsidR="007A383B" w:rsidRPr="007A383B">
        <w:rPr>
          <w:rFonts w:ascii="Times New Roman" w:hAnsi="Times New Roman" w:cs="Times New Roman"/>
          <w:sz w:val="24"/>
          <w:szCs w:val="24"/>
        </w:rPr>
        <w:t>and highlight the need for improved protein representation learning in computational toxicology frameworks.</w:t>
      </w:r>
    </w:p>
    <w:p w14:paraId="4DA61EC2" w14:textId="1F0ED3A5" w:rsidR="00C476FE" w:rsidRDefault="00C476FE" w:rsidP="007A383B">
      <w:pPr>
        <w:spacing w:before="200" w:after="120" w:line="480" w:lineRule="auto"/>
        <w:rPr>
          <w:rFonts w:ascii="Times New Roman" w:hAnsi="Times New Roman" w:cs="Times New Roman"/>
          <w:sz w:val="24"/>
          <w:szCs w:val="24"/>
        </w:rPr>
      </w:pPr>
      <w:r w:rsidRPr="009467A7">
        <w:rPr>
          <w:rFonts w:ascii="Times New Roman" w:hAnsi="Times New Roman" w:cs="Times New Roman"/>
          <w:b/>
          <w:bCs/>
          <w:sz w:val="24"/>
          <w:szCs w:val="24"/>
        </w:rPr>
        <w:t>Keywords:</w:t>
      </w:r>
      <w:r>
        <w:rPr>
          <w:rFonts w:ascii="Times New Roman" w:hAnsi="Times New Roman" w:cs="Times New Roman"/>
          <w:sz w:val="24"/>
          <w:szCs w:val="24"/>
        </w:rPr>
        <w:t xml:space="preserve"> </w:t>
      </w:r>
      <w:r w:rsidR="007A383B" w:rsidRPr="007A383B">
        <w:rPr>
          <w:rFonts w:ascii="Times New Roman" w:hAnsi="Times New Roman" w:cs="Times New Roman"/>
          <w:sz w:val="24"/>
          <w:szCs w:val="24"/>
        </w:rPr>
        <w:t>GPCR-ligand binding</w:t>
      </w:r>
      <w:r w:rsidR="007A383B">
        <w:rPr>
          <w:rFonts w:ascii="Times New Roman" w:hAnsi="Times New Roman" w:cs="Times New Roman"/>
          <w:sz w:val="24"/>
          <w:szCs w:val="24"/>
        </w:rPr>
        <w:t xml:space="preserve">, </w:t>
      </w:r>
      <w:r w:rsidR="007A383B" w:rsidRPr="007A383B">
        <w:rPr>
          <w:rFonts w:ascii="Times New Roman" w:hAnsi="Times New Roman" w:cs="Times New Roman"/>
          <w:sz w:val="24"/>
          <w:szCs w:val="24"/>
        </w:rPr>
        <w:t>Neurotoxicity</w:t>
      </w:r>
      <w:r w:rsidR="007A383B">
        <w:rPr>
          <w:rFonts w:ascii="Times New Roman" w:hAnsi="Times New Roman" w:cs="Times New Roman"/>
          <w:sz w:val="24"/>
          <w:szCs w:val="24"/>
        </w:rPr>
        <w:t xml:space="preserve">, </w:t>
      </w:r>
      <w:r w:rsidR="007A383B" w:rsidRPr="007A383B">
        <w:rPr>
          <w:rFonts w:ascii="Times New Roman" w:hAnsi="Times New Roman" w:cs="Times New Roman"/>
          <w:sz w:val="24"/>
          <w:szCs w:val="24"/>
        </w:rPr>
        <w:t>Deep learning</w:t>
      </w:r>
      <w:r w:rsidR="007A383B">
        <w:rPr>
          <w:rFonts w:ascii="Times New Roman" w:hAnsi="Times New Roman" w:cs="Times New Roman"/>
          <w:sz w:val="24"/>
          <w:szCs w:val="24"/>
        </w:rPr>
        <w:t xml:space="preserve">, </w:t>
      </w:r>
      <w:r w:rsidR="007A383B" w:rsidRPr="007A383B">
        <w:rPr>
          <w:rFonts w:ascii="Times New Roman" w:hAnsi="Times New Roman" w:cs="Times New Roman"/>
          <w:sz w:val="24"/>
          <w:szCs w:val="24"/>
        </w:rPr>
        <w:t>Transformer</w:t>
      </w:r>
      <w:r w:rsidR="00707241">
        <w:rPr>
          <w:rFonts w:ascii="Times New Roman" w:hAnsi="Times New Roman" w:cs="Times New Roman"/>
          <w:sz w:val="24"/>
          <w:szCs w:val="24"/>
        </w:rPr>
        <w:t>s</w:t>
      </w:r>
      <w:r w:rsidR="007A383B">
        <w:rPr>
          <w:rFonts w:ascii="Times New Roman" w:hAnsi="Times New Roman" w:cs="Times New Roman"/>
          <w:sz w:val="24"/>
          <w:szCs w:val="24"/>
        </w:rPr>
        <w:t xml:space="preserve">, </w:t>
      </w:r>
      <w:r w:rsidR="00502B9E">
        <w:rPr>
          <w:rFonts w:ascii="Times New Roman" w:hAnsi="Times New Roman" w:cs="Times New Roman"/>
          <w:sz w:val="24"/>
          <w:szCs w:val="24"/>
        </w:rPr>
        <w:t xml:space="preserve">DTI, </w:t>
      </w:r>
      <w:r w:rsidR="007A383B" w:rsidRPr="007A383B">
        <w:rPr>
          <w:rFonts w:ascii="Times New Roman" w:hAnsi="Times New Roman" w:cs="Times New Roman"/>
          <w:sz w:val="24"/>
          <w:szCs w:val="24"/>
        </w:rPr>
        <w:t>Cold-start evaluation</w:t>
      </w:r>
      <w:r w:rsidR="007A383B">
        <w:rPr>
          <w:rFonts w:ascii="Times New Roman" w:hAnsi="Times New Roman" w:cs="Times New Roman"/>
          <w:sz w:val="24"/>
          <w:szCs w:val="24"/>
        </w:rPr>
        <w:t xml:space="preserve">, </w:t>
      </w:r>
      <w:r w:rsidR="007A383B" w:rsidRPr="007A383B">
        <w:rPr>
          <w:rFonts w:ascii="Times New Roman" w:hAnsi="Times New Roman" w:cs="Times New Roman"/>
          <w:sz w:val="24"/>
          <w:szCs w:val="24"/>
        </w:rPr>
        <w:t>Drug safety assessment</w:t>
      </w:r>
    </w:p>
    <w:p w14:paraId="71127777" w14:textId="77777777" w:rsidR="00191DF3" w:rsidRDefault="00191DF3">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B76C0AF" w14:textId="4DE274AD" w:rsidR="00367D3C" w:rsidRPr="00367D3C" w:rsidRDefault="00367D3C" w:rsidP="007B7150">
      <w:pPr>
        <w:spacing w:line="480" w:lineRule="auto"/>
        <w:rPr>
          <w:rFonts w:ascii="Times New Roman" w:hAnsi="Times New Roman" w:cs="Times New Roman"/>
          <w:b/>
          <w:bCs/>
          <w:sz w:val="24"/>
          <w:szCs w:val="24"/>
        </w:rPr>
      </w:pPr>
      <w:r w:rsidRPr="00367D3C">
        <w:rPr>
          <w:rFonts w:ascii="Times New Roman" w:hAnsi="Times New Roman" w:cs="Times New Roman"/>
          <w:b/>
          <w:bCs/>
          <w:sz w:val="24"/>
          <w:szCs w:val="24"/>
        </w:rPr>
        <w:lastRenderedPageBreak/>
        <w:t>Introduction</w:t>
      </w:r>
    </w:p>
    <w:p w14:paraId="5C05563F" w14:textId="16A293E3" w:rsidR="00120B49" w:rsidRDefault="00F82035" w:rsidP="007B7150">
      <w:pPr>
        <w:spacing w:line="480" w:lineRule="auto"/>
        <w:rPr>
          <w:rFonts w:ascii="Times New Roman" w:hAnsi="Times New Roman" w:cs="Times New Roman"/>
          <w:sz w:val="24"/>
          <w:szCs w:val="24"/>
        </w:rPr>
      </w:pPr>
      <w:r w:rsidRPr="00F82035">
        <w:rPr>
          <w:rFonts w:ascii="Times New Roman" w:hAnsi="Times New Roman" w:cs="Times New Roman"/>
          <w:sz w:val="24"/>
          <w:szCs w:val="24"/>
        </w:rPr>
        <w:t xml:space="preserve">Drug </w:t>
      </w:r>
      <w:r w:rsidR="002A79DB">
        <w:rPr>
          <w:rFonts w:ascii="Times New Roman" w:hAnsi="Times New Roman" w:cs="Times New Roman"/>
          <w:sz w:val="24"/>
          <w:szCs w:val="24"/>
        </w:rPr>
        <w:t>discovery</w:t>
      </w:r>
      <w:r w:rsidRPr="00F82035">
        <w:rPr>
          <w:rFonts w:ascii="Times New Roman" w:hAnsi="Times New Roman" w:cs="Times New Roman"/>
          <w:sz w:val="24"/>
          <w:szCs w:val="24"/>
        </w:rPr>
        <w:t xml:space="preserve"> remains a l</w:t>
      </w:r>
      <w:r w:rsidR="00724436">
        <w:rPr>
          <w:rFonts w:ascii="Times New Roman" w:hAnsi="Times New Roman" w:cs="Times New Roman"/>
          <w:sz w:val="24"/>
          <w:szCs w:val="24"/>
        </w:rPr>
        <w:t>ong</w:t>
      </w:r>
      <w:r w:rsidRPr="00F82035">
        <w:rPr>
          <w:rFonts w:ascii="Times New Roman" w:hAnsi="Times New Roman" w:cs="Times New Roman"/>
          <w:sz w:val="24"/>
          <w:szCs w:val="24"/>
        </w:rPr>
        <w:t xml:space="preserve"> and costly </w:t>
      </w:r>
      <w:r w:rsidR="002A79DB">
        <w:rPr>
          <w:rFonts w:ascii="Times New Roman" w:hAnsi="Times New Roman" w:cs="Times New Roman"/>
          <w:sz w:val="24"/>
          <w:szCs w:val="24"/>
        </w:rPr>
        <w:t>process</w:t>
      </w:r>
      <w:r w:rsidRPr="00F82035">
        <w:rPr>
          <w:rFonts w:ascii="Times New Roman" w:hAnsi="Times New Roman" w:cs="Times New Roman"/>
          <w:sz w:val="24"/>
          <w:szCs w:val="24"/>
        </w:rPr>
        <w:t xml:space="preserve">, with safety-related failures </w:t>
      </w:r>
      <w:r w:rsidR="00BB2B4A">
        <w:rPr>
          <w:rFonts w:ascii="Times New Roman" w:hAnsi="Times New Roman" w:cs="Times New Roman"/>
          <w:sz w:val="24"/>
          <w:szCs w:val="24"/>
        </w:rPr>
        <w:t>representing a</w:t>
      </w:r>
      <w:r w:rsidR="00550E46">
        <w:rPr>
          <w:rFonts w:ascii="Times New Roman" w:hAnsi="Times New Roman" w:cs="Times New Roman"/>
          <w:sz w:val="24"/>
          <w:szCs w:val="24"/>
        </w:rPr>
        <w:t xml:space="preserve"> top cause </w:t>
      </w:r>
      <w:r w:rsidR="00AF256B">
        <w:rPr>
          <w:rFonts w:ascii="Times New Roman" w:hAnsi="Times New Roman" w:cs="Times New Roman"/>
          <w:sz w:val="24"/>
          <w:szCs w:val="24"/>
        </w:rPr>
        <w:t xml:space="preserve">for </w:t>
      </w:r>
      <w:r w:rsidR="00BB2B4A">
        <w:rPr>
          <w:rFonts w:ascii="Times New Roman" w:hAnsi="Times New Roman" w:cs="Times New Roman"/>
          <w:sz w:val="24"/>
          <w:szCs w:val="24"/>
        </w:rPr>
        <w:t xml:space="preserve">drug </w:t>
      </w:r>
      <w:r w:rsidR="00AF256B">
        <w:rPr>
          <w:rFonts w:ascii="Times New Roman" w:hAnsi="Times New Roman" w:cs="Times New Roman"/>
          <w:sz w:val="24"/>
          <w:szCs w:val="24"/>
        </w:rPr>
        <w:t>attrition</w:t>
      </w:r>
      <w:r w:rsidR="00EB34E3" w:rsidRPr="00EB34E3">
        <w:t xml:space="preserve"> </w:t>
      </w:r>
      <w:r w:rsidR="00142D06">
        <w:rPr>
          <w:rFonts w:ascii="Times New Roman" w:hAnsi="Times New Roman" w:cs="Times New Roman"/>
          <w:sz w:val="24"/>
          <w:szCs w:val="24"/>
        </w:rPr>
        <w:fldChar w:fldCharType="begin">
          <w:fldData xml:space="preserve">PEVuZE5vdGU+PENpdGU+PEF1dGhvcj5XYXJpbmc8L0F1dGhvcj48WWVhcj4yMDE1PC9ZZWFyPjxS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</w:fldData>
        </w:fldChar>
      </w:r>
      <w:r w:rsidR="002E3050">
        <w:rPr>
          <w:rFonts w:ascii="Times New Roman" w:hAnsi="Times New Roman" w:cs="Times New Roman"/>
          <w:sz w:val="24"/>
          <w:szCs w:val="24"/>
        </w:rPr>
        <w:instrText xml:space="preserve"> ADDIN EN.CITE </w:instrText>
      </w:r>
      <w:r w:rsidR="002E3050">
        <w:rPr>
          <w:rFonts w:ascii="Times New Roman" w:hAnsi="Times New Roman" w:cs="Times New Roman"/>
          <w:sz w:val="24"/>
          <w:szCs w:val="24"/>
        </w:rPr>
        <w:fldChar w:fldCharType="begin">
          <w:fldData xml:space="preserve">PEVuZE5vdGU+PENpdGU+PEF1dGhvcj5XYXJpbmc8L0F1dGhvcj48WWVhcj4yMDE1PC9ZZWFyPjxS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</w:fldData>
        </w:fldChar>
      </w:r>
      <w:r w:rsidR="002E3050">
        <w:rPr>
          <w:rFonts w:ascii="Times New Roman" w:hAnsi="Times New Roman" w:cs="Times New Roman"/>
          <w:sz w:val="24"/>
          <w:szCs w:val="24"/>
        </w:rPr>
        <w:instrText xml:space="preserve"> ADDIN EN.CITE.DATA </w:instrText>
      </w:r>
      <w:r w:rsidR="002E3050">
        <w:rPr>
          <w:rFonts w:ascii="Times New Roman" w:hAnsi="Times New Roman" w:cs="Times New Roman"/>
          <w:sz w:val="24"/>
          <w:szCs w:val="24"/>
        </w:rPr>
      </w:r>
      <w:r w:rsidR="002E3050">
        <w:rPr>
          <w:rFonts w:ascii="Times New Roman" w:hAnsi="Times New Roman" w:cs="Times New Roman"/>
          <w:sz w:val="24"/>
          <w:szCs w:val="24"/>
        </w:rPr>
        <w:fldChar w:fldCharType="end"/>
      </w:r>
      <w:r w:rsidR="00142D06">
        <w:rPr>
          <w:rFonts w:ascii="Times New Roman" w:hAnsi="Times New Roman" w:cs="Times New Roman"/>
          <w:sz w:val="24"/>
          <w:szCs w:val="24"/>
        </w:rPr>
      </w:r>
      <w:r w:rsidR="00142D06">
        <w:rPr>
          <w:rFonts w:ascii="Times New Roman" w:hAnsi="Times New Roman" w:cs="Times New Roman"/>
          <w:sz w:val="24"/>
          <w:szCs w:val="24"/>
        </w:rPr>
        <w:fldChar w:fldCharType="separate"/>
      </w:r>
      <w:r w:rsidR="00A2018B">
        <w:rPr>
          <w:rFonts w:ascii="Times New Roman" w:hAnsi="Times New Roman" w:cs="Times New Roman"/>
          <w:noProof/>
          <w:sz w:val="24"/>
          <w:szCs w:val="24"/>
        </w:rPr>
        <w:t>[1, 2]</w:t>
      </w:r>
      <w:r w:rsidR="00142D06">
        <w:rPr>
          <w:rFonts w:ascii="Times New Roman" w:hAnsi="Times New Roman" w:cs="Times New Roman"/>
          <w:sz w:val="24"/>
          <w:szCs w:val="24"/>
        </w:rPr>
        <w:fldChar w:fldCharType="end"/>
      </w:r>
      <w:r w:rsidR="00C22814">
        <w:rPr>
          <w:rFonts w:ascii="Times New Roman" w:hAnsi="Times New Roman" w:cs="Times New Roman"/>
          <w:sz w:val="24"/>
          <w:szCs w:val="24"/>
        </w:rPr>
        <w:t xml:space="preserve">. </w:t>
      </w:r>
      <w:r w:rsidR="005E6D71" w:rsidRPr="005E6D71">
        <w:rPr>
          <w:rFonts w:ascii="Times New Roman" w:hAnsi="Times New Roman" w:cs="Times New Roman"/>
          <w:sz w:val="24"/>
          <w:szCs w:val="24"/>
        </w:rPr>
        <w:t xml:space="preserve">Central nervous system toxicity alone </w:t>
      </w:r>
      <w:r w:rsidR="00BB2B4A">
        <w:rPr>
          <w:rFonts w:ascii="Times New Roman" w:hAnsi="Times New Roman" w:cs="Times New Roman"/>
          <w:sz w:val="24"/>
          <w:szCs w:val="24"/>
        </w:rPr>
        <w:t>comprises</w:t>
      </w:r>
      <w:r w:rsidR="005E6D71" w:rsidRPr="005E6D71">
        <w:rPr>
          <w:rFonts w:ascii="Times New Roman" w:hAnsi="Times New Roman" w:cs="Times New Roman"/>
          <w:sz w:val="24"/>
          <w:szCs w:val="24"/>
        </w:rPr>
        <w:t xml:space="preserve"> nearly 25% of these </w:t>
      </w:r>
      <w:r w:rsidR="00A129B5">
        <w:rPr>
          <w:rFonts w:ascii="Times New Roman" w:hAnsi="Times New Roman" w:cs="Times New Roman"/>
          <w:sz w:val="24"/>
          <w:szCs w:val="24"/>
        </w:rPr>
        <w:t>cases</w:t>
      </w:r>
      <w:r w:rsidR="00EB34E3" w:rsidRPr="00EB34E3">
        <w:t xml:space="preserve"> </w:t>
      </w:r>
      <w:r w:rsidR="00142D06">
        <w:rPr>
          <w:rFonts w:ascii="Times New Roman" w:hAnsi="Times New Roman" w:cs="Times New Roman"/>
          <w:sz w:val="24"/>
          <w:szCs w:val="24"/>
        </w:rPr>
        <w:fldChar w:fldCharType="begin">
          <w:fldData xml:space="preserve">PEVuZE5vdGU+PENpdGU+PEF1dGhvcj5Db29rPC9BdXRob3I+PFllYXI+MjAxNDwvWWVhcj48UmVj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</w:fldData>
        </w:fldChar>
      </w:r>
      <w:r w:rsidR="00142D06">
        <w:rPr>
          <w:rFonts w:ascii="Times New Roman" w:hAnsi="Times New Roman" w:cs="Times New Roman"/>
          <w:sz w:val="24"/>
          <w:szCs w:val="24"/>
        </w:rPr>
        <w:instrText xml:space="preserve"> ADDIN EN.CITE </w:instrText>
      </w:r>
      <w:r w:rsidR="00142D06">
        <w:rPr>
          <w:rFonts w:ascii="Times New Roman" w:hAnsi="Times New Roman" w:cs="Times New Roman"/>
          <w:sz w:val="24"/>
          <w:szCs w:val="24"/>
        </w:rPr>
        <w:fldChar w:fldCharType="begin">
          <w:fldData xml:space="preserve">PEVuZE5vdGU+PENpdGU+PEF1dGhvcj5Db29rPC9BdXRob3I+PFllYXI+MjAxNDwvWWVhcj48UmVj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</w:fldData>
        </w:fldChar>
      </w:r>
      <w:r w:rsidR="00142D06">
        <w:rPr>
          <w:rFonts w:ascii="Times New Roman" w:hAnsi="Times New Roman" w:cs="Times New Roman"/>
          <w:sz w:val="24"/>
          <w:szCs w:val="24"/>
        </w:rPr>
        <w:instrText xml:space="preserve"> ADDIN EN.CITE.DATA </w:instrText>
      </w:r>
      <w:r w:rsidR="00142D06">
        <w:rPr>
          <w:rFonts w:ascii="Times New Roman" w:hAnsi="Times New Roman" w:cs="Times New Roman"/>
          <w:sz w:val="24"/>
          <w:szCs w:val="24"/>
        </w:rPr>
      </w:r>
      <w:r w:rsidR="00142D06">
        <w:rPr>
          <w:rFonts w:ascii="Times New Roman" w:hAnsi="Times New Roman" w:cs="Times New Roman"/>
          <w:sz w:val="24"/>
          <w:szCs w:val="24"/>
        </w:rPr>
        <w:fldChar w:fldCharType="end"/>
      </w:r>
      <w:r w:rsidR="00142D06">
        <w:rPr>
          <w:rFonts w:ascii="Times New Roman" w:hAnsi="Times New Roman" w:cs="Times New Roman"/>
          <w:sz w:val="24"/>
          <w:szCs w:val="24"/>
        </w:rPr>
      </w:r>
      <w:r w:rsidR="00142D06">
        <w:rPr>
          <w:rFonts w:ascii="Times New Roman" w:hAnsi="Times New Roman" w:cs="Times New Roman"/>
          <w:sz w:val="24"/>
          <w:szCs w:val="24"/>
        </w:rPr>
        <w:fldChar w:fldCharType="separate"/>
      </w:r>
      <w:r w:rsidR="00142D06">
        <w:rPr>
          <w:rFonts w:ascii="Times New Roman" w:hAnsi="Times New Roman" w:cs="Times New Roman"/>
          <w:noProof/>
          <w:sz w:val="24"/>
          <w:szCs w:val="24"/>
        </w:rPr>
        <w:t>[3]</w:t>
      </w:r>
      <w:r w:rsidR="00142D06">
        <w:rPr>
          <w:rFonts w:ascii="Times New Roman" w:hAnsi="Times New Roman" w:cs="Times New Roman"/>
          <w:sz w:val="24"/>
          <w:szCs w:val="24"/>
        </w:rPr>
        <w:fldChar w:fldCharType="end"/>
      </w:r>
      <w:r w:rsidR="005E6D71" w:rsidRPr="005E6D71">
        <w:rPr>
          <w:rFonts w:ascii="Times New Roman" w:hAnsi="Times New Roman" w:cs="Times New Roman"/>
          <w:sz w:val="24"/>
          <w:szCs w:val="24"/>
        </w:rPr>
        <w:t>.</w:t>
      </w:r>
      <w:r w:rsidR="00666F2A">
        <w:rPr>
          <w:rFonts w:ascii="Times New Roman" w:hAnsi="Times New Roman" w:cs="Times New Roman"/>
          <w:sz w:val="24"/>
          <w:szCs w:val="24"/>
        </w:rPr>
        <w:t xml:space="preserve"> </w:t>
      </w:r>
      <w:r w:rsidR="00BB2B4A">
        <w:rPr>
          <w:rFonts w:ascii="Times New Roman" w:hAnsi="Times New Roman" w:cs="Times New Roman"/>
          <w:sz w:val="24"/>
          <w:szCs w:val="24"/>
        </w:rPr>
        <w:t>The f</w:t>
      </w:r>
      <w:r w:rsidR="00543CCE">
        <w:rPr>
          <w:rFonts w:ascii="Times New Roman" w:hAnsi="Times New Roman" w:cs="Times New Roman"/>
          <w:sz w:val="24"/>
          <w:szCs w:val="24"/>
        </w:rPr>
        <w:t xml:space="preserve">inancial implications of these late-stage </w:t>
      </w:r>
      <w:r w:rsidR="00543CCE" w:rsidRPr="00F82035">
        <w:rPr>
          <w:rFonts w:ascii="Times New Roman" w:hAnsi="Times New Roman" w:cs="Times New Roman"/>
          <w:sz w:val="24"/>
          <w:szCs w:val="24"/>
        </w:rPr>
        <w:t>failures</w:t>
      </w:r>
      <w:r w:rsidR="00543CCE">
        <w:rPr>
          <w:rFonts w:ascii="Times New Roman" w:hAnsi="Times New Roman" w:cs="Times New Roman"/>
          <w:sz w:val="24"/>
          <w:szCs w:val="24"/>
        </w:rPr>
        <w:t xml:space="preserve"> </w:t>
      </w:r>
      <w:r w:rsidR="00BB2B4A">
        <w:rPr>
          <w:rFonts w:ascii="Times New Roman" w:hAnsi="Times New Roman" w:cs="Times New Roman"/>
          <w:sz w:val="24"/>
          <w:szCs w:val="24"/>
        </w:rPr>
        <w:t>highlight</w:t>
      </w:r>
      <w:r w:rsidR="00543CCE">
        <w:rPr>
          <w:rFonts w:ascii="Times New Roman" w:hAnsi="Times New Roman" w:cs="Times New Roman"/>
          <w:sz w:val="24"/>
          <w:szCs w:val="24"/>
        </w:rPr>
        <w:t xml:space="preserve"> </w:t>
      </w:r>
      <w:r w:rsidR="0070099C" w:rsidRPr="00F82035">
        <w:rPr>
          <w:rFonts w:ascii="Times New Roman" w:hAnsi="Times New Roman" w:cs="Times New Roman"/>
          <w:sz w:val="24"/>
          <w:szCs w:val="24"/>
        </w:rPr>
        <w:t>the critical need for earlier identification of neurotoxicity risk</w:t>
      </w:r>
      <w:r w:rsidR="0070099C">
        <w:rPr>
          <w:rFonts w:ascii="Times New Roman" w:hAnsi="Times New Roman" w:cs="Times New Roman"/>
          <w:sz w:val="24"/>
          <w:szCs w:val="24"/>
        </w:rPr>
        <w:t xml:space="preserve">s, particularly during the lead optimization stage. </w:t>
      </w:r>
      <w:r w:rsidR="0070099C" w:rsidRPr="003A1AF7">
        <w:rPr>
          <w:rFonts w:ascii="Times New Roman" w:hAnsi="Times New Roman" w:cs="Times New Roman"/>
          <w:sz w:val="24"/>
          <w:szCs w:val="24"/>
        </w:rPr>
        <w:t>Current neurotoxicity assessment</w:t>
      </w:r>
      <w:r w:rsidR="0070099C">
        <w:rPr>
          <w:rFonts w:ascii="Times New Roman" w:hAnsi="Times New Roman" w:cs="Times New Roman"/>
          <w:sz w:val="24"/>
          <w:szCs w:val="24"/>
        </w:rPr>
        <w:t xml:space="preserve"> tools rely heavily on traditional animal testing </w:t>
      </w:r>
      <w:r w:rsidR="00335023" w:rsidRPr="003A1AF7">
        <w:rPr>
          <w:rFonts w:ascii="Times New Roman" w:hAnsi="Times New Roman" w:cs="Times New Roman"/>
          <w:sz w:val="24"/>
          <w:szCs w:val="24"/>
        </w:rPr>
        <w:t>despite ethical concerns, high costs, and limited throughput</w:t>
      </w:r>
      <w:r w:rsidR="00D56A83" w:rsidRPr="00D56A83">
        <w:t xml:space="preserve"> </w:t>
      </w:r>
      <w:r w:rsidR="00142D06">
        <w:rPr>
          <w:rFonts w:ascii="Times New Roman" w:hAnsi="Times New Roman" w:cs="Times New Roman"/>
          <w:sz w:val="24"/>
          <w:szCs w:val="24"/>
        </w:rPr>
        <w:fldChar w:fldCharType="begin"/>
      </w:r>
      <w:r w:rsidR="00A86A09">
        <w:rPr>
          <w:rFonts w:ascii="Times New Roman" w:hAnsi="Times New Roman" w:cs="Times New Roman"/>
          <w:sz w:val="24"/>
          <w:szCs w:val="24"/>
        </w:rPr>
        <w:instrText xml:space="preserve"> ADDIN EN.CITE &lt;EndNote&gt;&lt;Cite&gt;&lt;Author&gt;Basketter&lt;/Author&gt;&lt;Year&gt;2012&lt;/Year&gt;&lt;RecNum&gt;469&lt;/RecNum&gt;&lt;DisplayText&gt;[4]&lt;/DisplayText&gt;&lt;record&gt;&lt;rec-number&gt;469&lt;/rec-number&gt;&lt;foreign-keys&gt;&lt;key app="EN" db-id="ep0x5v0fowptwwex2tipt52d2wezffs920w9" timestamp="1767023333" guid="c8050030-fb94-4426-b0fb-b759c831438b"&gt;469&lt;/key&gt;&lt;/foreign-keys&gt;&lt;ref-type name="Journal Article"&gt;17&lt;/ref-type&gt;&lt;contributors&gt;&lt;authors&gt;&lt;author&gt;Basketter, D.&lt;/author&gt;&lt;author&gt;Clewell, H.&lt;/author&gt;&lt;author&gt;Kimber, I.&lt;/author&gt;&lt;author&gt;Rossi, A.&lt;/author&gt;&lt;author&gt;Blaauboer, B.&lt;/author&gt;&lt;author&gt;Burrier, R.&lt;/author&gt;&lt;author&gt;Daneshian, M.&lt;/author&gt;&lt;author&gt;Eskes, C.&lt;/author&gt;&lt;author&gt;Goldberg, A.&lt;/author&gt;&lt;author&gt;Hasiwa, N. &lt;/author&gt;&lt;author&gt;Hoffmann, S.&lt;/author&gt;&lt;/authors&gt;&lt;/contributors&gt;&lt;titles&gt;&lt;title&gt;A Roadmap for the Development of Alternative (Non-Animal) Methods for Systemic Toxicity Testing&lt;/title&gt;&lt;secondary-title&gt;Altex&lt;/secondary-title&gt;&lt;/titles&gt;&lt;periodical&gt;&lt;full-title&gt;Altex&lt;/full-title&gt;&lt;/periodical&gt;&lt;pages&gt;3-91&lt;/pages&gt;&lt;volume&gt;29&lt;/volume&gt;&lt;number&gt;1&lt;/number&gt;&lt;dates&gt;&lt;year&gt;2012&lt;/year&gt;&lt;/dates&gt;&lt;urls&gt;&lt;/urls&gt;&lt;/record&gt;&lt;/Cite&gt;&lt;/EndNote&gt;</w:instrText>
      </w:r>
      <w:r w:rsidR="00142D06">
        <w:rPr>
          <w:rFonts w:ascii="Times New Roman" w:hAnsi="Times New Roman" w:cs="Times New Roman"/>
          <w:sz w:val="24"/>
          <w:szCs w:val="24"/>
        </w:rPr>
        <w:fldChar w:fldCharType="separate"/>
      </w:r>
      <w:r w:rsidR="00142D06">
        <w:rPr>
          <w:rFonts w:ascii="Times New Roman" w:hAnsi="Times New Roman" w:cs="Times New Roman"/>
          <w:noProof/>
          <w:sz w:val="24"/>
          <w:szCs w:val="24"/>
        </w:rPr>
        <w:t>[4]</w:t>
      </w:r>
      <w:r w:rsidR="00142D06">
        <w:rPr>
          <w:rFonts w:ascii="Times New Roman" w:hAnsi="Times New Roman" w:cs="Times New Roman"/>
          <w:sz w:val="24"/>
          <w:szCs w:val="24"/>
        </w:rPr>
        <w:fldChar w:fldCharType="end"/>
      </w:r>
      <w:r w:rsidR="00CF0CBA">
        <w:rPr>
          <w:rFonts w:ascii="Times New Roman" w:hAnsi="Times New Roman" w:cs="Times New Roman"/>
          <w:sz w:val="24"/>
          <w:szCs w:val="24"/>
        </w:rPr>
        <w:t xml:space="preserve">. </w:t>
      </w:r>
      <w:r w:rsidR="00115FBB">
        <w:rPr>
          <w:rFonts w:ascii="Times New Roman" w:hAnsi="Times New Roman" w:cs="Times New Roman"/>
          <w:sz w:val="24"/>
          <w:szCs w:val="24"/>
        </w:rPr>
        <w:t>However, t</w:t>
      </w:r>
      <w:r w:rsidR="00210020">
        <w:rPr>
          <w:rFonts w:ascii="Times New Roman" w:hAnsi="Times New Roman" w:cs="Times New Roman"/>
          <w:sz w:val="24"/>
          <w:szCs w:val="24"/>
        </w:rPr>
        <w:t>o counteract t</w:t>
      </w:r>
      <w:r w:rsidR="004721C6">
        <w:rPr>
          <w:rFonts w:ascii="Times New Roman" w:hAnsi="Times New Roman" w:cs="Times New Roman"/>
          <w:sz w:val="24"/>
          <w:szCs w:val="24"/>
        </w:rPr>
        <w:t>hese</w:t>
      </w:r>
      <w:r w:rsidR="00CF0CBA">
        <w:rPr>
          <w:rFonts w:ascii="Times New Roman" w:hAnsi="Times New Roman" w:cs="Times New Roman"/>
          <w:sz w:val="24"/>
          <w:szCs w:val="24"/>
        </w:rPr>
        <w:t xml:space="preserve"> </w:t>
      </w:r>
      <w:r w:rsidR="00724436">
        <w:rPr>
          <w:rFonts w:ascii="Times New Roman" w:hAnsi="Times New Roman" w:cs="Times New Roman"/>
          <w:sz w:val="24"/>
          <w:szCs w:val="24"/>
        </w:rPr>
        <w:t>challenges</w:t>
      </w:r>
      <w:r w:rsidR="00210020">
        <w:rPr>
          <w:rFonts w:ascii="Times New Roman" w:hAnsi="Times New Roman" w:cs="Times New Roman"/>
          <w:sz w:val="24"/>
          <w:szCs w:val="24"/>
        </w:rPr>
        <w:t>,</w:t>
      </w:r>
      <w:r w:rsidR="00CF0CBA">
        <w:rPr>
          <w:rFonts w:ascii="Times New Roman" w:hAnsi="Times New Roman" w:cs="Times New Roman"/>
          <w:sz w:val="24"/>
          <w:szCs w:val="24"/>
        </w:rPr>
        <w:t xml:space="preserve"> </w:t>
      </w:r>
      <w:r w:rsidR="00B61FFC">
        <w:rPr>
          <w:rFonts w:ascii="Times New Roman" w:hAnsi="Times New Roman" w:cs="Times New Roman"/>
          <w:sz w:val="24"/>
          <w:szCs w:val="24"/>
        </w:rPr>
        <w:t>several new approach methodo</w:t>
      </w:r>
      <w:r w:rsidR="00E95E63">
        <w:rPr>
          <w:rFonts w:ascii="Times New Roman" w:hAnsi="Times New Roman" w:cs="Times New Roman"/>
          <w:sz w:val="24"/>
          <w:szCs w:val="24"/>
        </w:rPr>
        <w:t>logies</w:t>
      </w:r>
      <w:r w:rsidR="00BB2B4A">
        <w:rPr>
          <w:rFonts w:ascii="Times New Roman" w:hAnsi="Times New Roman" w:cs="Times New Roman"/>
          <w:sz w:val="24"/>
          <w:szCs w:val="24"/>
        </w:rPr>
        <w:t>,</w:t>
      </w:r>
      <w:r w:rsidR="00E95E63">
        <w:rPr>
          <w:rFonts w:ascii="Times New Roman" w:hAnsi="Times New Roman" w:cs="Times New Roman"/>
          <w:sz w:val="24"/>
          <w:szCs w:val="24"/>
        </w:rPr>
        <w:t xml:space="preserve"> such as </w:t>
      </w:r>
      <w:r w:rsidR="00C011B1">
        <w:rPr>
          <w:rFonts w:ascii="Times New Roman" w:hAnsi="Times New Roman" w:cs="Times New Roman"/>
          <w:sz w:val="24"/>
          <w:szCs w:val="24"/>
        </w:rPr>
        <w:t>organoids, organ-on-a-chip</w:t>
      </w:r>
      <w:r w:rsidR="006D6966">
        <w:rPr>
          <w:rFonts w:ascii="Times New Roman" w:hAnsi="Times New Roman" w:cs="Times New Roman"/>
          <w:sz w:val="24"/>
          <w:szCs w:val="24"/>
        </w:rPr>
        <w:t xml:space="preserve"> systems</w:t>
      </w:r>
      <w:r w:rsidR="0069195C">
        <w:rPr>
          <w:rFonts w:ascii="Times New Roman" w:hAnsi="Times New Roman" w:cs="Times New Roman"/>
          <w:sz w:val="24"/>
          <w:szCs w:val="24"/>
        </w:rPr>
        <w:t>,</w:t>
      </w:r>
      <w:r w:rsidR="00C011B1">
        <w:rPr>
          <w:rFonts w:ascii="Times New Roman" w:hAnsi="Times New Roman" w:cs="Times New Roman"/>
          <w:sz w:val="24"/>
          <w:szCs w:val="24"/>
        </w:rPr>
        <w:t xml:space="preserve"> </w:t>
      </w:r>
      <w:r w:rsidR="009A46E6">
        <w:rPr>
          <w:rFonts w:ascii="Times New Roman" w:hAnsi="Times New Roman" w:cs="Times New Roman"/>
          <w:sz w:val="24"/>
          <w:szCs w:val="24"/>
        </w:rPr>
        <w:t xml:space="preserve">and </w:t>
      </w:r>
      <w:r w:rsidR="004845D3" w:rsidRPr="007B7150">
        <w:rPr>
          <w:rFonts w:ascii="Times New Roman" w:hAnsi="Times New Roman" w:cs="Times New Roman"/>
          <w:i/>
          <w:iCs/>
          <w:sz w:val="24"/>
          <w:szCs w:val="24"/>
        </w:rPr>
        <w:t>in silico</w:t>
      </w:r>
      <w:r w:rsidR="004845D3">
        <w:rPr>
          <w:rFonts w:ascii="Times New Roman" w:hAnsi="Times New Roman" w:cs="Times New Roman"/>
          <w:sz w:val="24"/>
          <w:szCs w:val="24"/>
        </w:rPr>
        <w:t xml:space="preserve"> prediction</w:t>
      </w:r>
      <w:r w:rsidR="009A46E6">
        <w:rPr>
          <w:rFonts w:ascii="Times New Roman" w:hAnsi="Times New Roman" w:cs="Times New Roman"/>
          <w:sz w:val="24"/>
          <w:szCs w:val="24"/>
        </w:rPr>
        <w:t xml:space="preserve"> models, </w:t>
      </w:r>
      <w:r w:rsidR="00210020">
        <w:rPr>
          <w:rFonts w:ascii="Times New Roman" w:hAnsi="Times New Roman" w:cs="Times New Roman"/>
          <w:sz w:val="24"/>
          <w:szCs w:val="24"/>
        </w:rPr>
        <w:t>have been developed to</w:t>
      </w:r>
      <w:r w:rsidR="00115FBB">
        <w:rPr>
          <w:rFonts w:ascii="Times New Roman" w:hAnsi="Times New Roman" w:cs="Times New Roman"/>
          <w:sz w:val="24"/>
          <w:szCs w:val="24"/>
        </w:rPr>
        <w:t xml:space="preserve"> </w:t>
      </w:r>
      <w:r w:rsidR="009A46E6">
        <w:rPr>
          <w:rFonts w:ascii="Times New Roman" w:hAnsi="Times New Roman" w:cs="Times New Roman"/>
          <w:sz w:val="24"/>
          <w:szCs w:val="24"/>
        </w:rPr>
        <w:t>enabl</w:t>
      </w:r>
      <w:r w:rsidR="00115FBB">
        <w:rPr>
          <w:rFonts w:ascii="Times New Roman" w:hAnsi="Times New Roman" w:cs="Times New Roman"/>
          <w:sz w:val="24"/>
          <w:szCs w:val="24"/>
        </w:rPr>
        <w:t>e</w:t>
      </w:r>
      <w:r w:rsidR="009A46E6">
        <w:rPr>
          <w:rFonts w:ascii="Times New Roman" w:hAnsi="Times New Roman" w:cs="Times New Roman"/>
          <w:sz w:val="24"/>
          <w:szCs w:val="24"/>
        </w:rPr>
        <w:t xml:space="preserve"> </w:t>
      </w:r>
      <w:r w:rsidR="009A46E6" w:rsidRPr="003A1AF7">
        <w:rPr>
          <w:rFonts w:ascii="Times New Roman" w:hAnsi="Times New Roman" w:cs="Times New Roman"/>
          <w:sz w:val="24"/>
          <w:szCs w:val="24"/>
        </w:rPr>
        <w:t xml:space="preserve">rapid screening of large </w:t>
      </w:r>
      <w:r w:rsidR="00911A6C">
        <w:rPr>
          <w:rFonts w:ascii="Times New Roman" w:hAnsi="Times New Roman" w:cs="Times New Roman"/>
          <w:sz w:val="24"/>
          <w:szCs w:val="24"/>
        </w:rPr>
        <w:t>chemical</w:t>
      </w:r>
      <w:r w:rsidR="009A46E6" w:rsidRPr="003A1AF7">
        <w:rPr>
          <w:rFonts w:ascii="Times New Roman" w:hAnsi="Times New Roman" w:cs="Times New Roman"/>
          <w:sz w:val="24"/>
          <w:szCs w:val="24"/>
        </w:rPr>
        <w:t xml:space="preserve"> libraries</w:t>
      </w:r>
      <w:r w:rsidR="00D56A83" w:rsidRPr="00D56A83">
        <w:t xml:space="preserve"> </w:t>
      </w:r>
      <w:r w:rsidR="00142D06">
        <w:rPr>
          <w:rFonts w:ascii="Times New Roman" w:hAnsi="Times New Roman" w:cs="Times New Roman"/>
          <w:sz w:val="24"/>
          <w:szCs w:val="24"/>
        </w:rPr>
        <w:fldChar w:fldCharType="begin">
          <w:fldData xml:space="preserve">PEVuZE5vdGU+PENpdGU+PEF1dGhvcj5TY2htZWlzc2VyPC9BdXRob3I+PFllYXI+MjAyMzwvWWVh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</w:fldData>
        </w:fldChar>
      </w:r>
      <w:r w:rsidR="00A86A09">
        <w:rPr>
          <w:rFonts w:ascii="Times New Roman" w:hAnsi="Times New Roman" w:cs="Times New Roman"/>
          <w:sz w:val="24"/>
          <w:szCs w:val="24"/>
        </w:rPr>
        <w:instrText xml:space="preserve"> ADDIN EN.CITE </w:instrText>
      </w:r>
      <w:r w:rsidR="00A86A09">
        <w:rPr>
          <w:rFonts w:ascii="Times New Roman" w:hAnsi="Times New Roman" w:cs="Times New Roman"/>
          <w:sz w:val="24"/>
          <w:szCs w:val="24"/>
        </w:rPr>
        <w:fldChar w:fldCharType="begin">
          <w:fldData xml:space="preserve">PEVuZE5vdGU+PENpdGU+PEF1dGhvcj5TY2htZWlzc2VyPC9BdXRob3I+PFllYXI+MjAyMzwvWWVh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</w:fldData>
        </w:fldChar>
      </w:r>
      <w:r w:rsidR="00A86A09">
        <w:rPr>
          <w:rFonts w:ascii="Times New Roman" w:hAnsi="Times New Roman" w:cs="Times New Roman"/>
          <w:sz w:val="24"/>
          <w:szCs w:val="24"/>
        </w:rPr>
        <w:instrText xml:space="preserve"> ADDIN EN.CITE.DATA </w:instrText>
      </w:r>
      <w:r w:rsidR="00A86A09">
        <w:rPr>
          <w:rFonts w:ascii="Times New Roman" w:hAnsi="Times New Roman" w:cs="Times New Roman"/>
          <w:sz w:val="24"/>
          <w:szCs w:val="24"/>
        </w:rPr>
      </w:r>
      <w:r w:rsidR="00A86A09">
        <w:rPr>
          <w:rFonts w:ascii="Times New Roman" w:hAnsi="Times New Roman" w:cs="Times New Roman"/>
          <w:sz w:val="24"/>
          <w:szCs w:val="24"/>
        </w:rPr>
        <w:fldChar w:fldCharType="end"/>
      </w:r>
      <w:r w:rsidR="00142D06">
        <w:rPr>
          <w:rFonts w:ascii="Times New Roman" w:hAnsi="Times New Roman" w:cs="Times New Roman"/>
          <w:sz w:val="24"/>
          <w:szCs w:val="24"/>
        </w:rPr>
      </w:r>
      <w:r w:rsidR="00142D06">
        <w:rPr>
          <w:rFonts w:ascii="Times New Roman" w:hAnsi="Times New Roman" w:cs="Times New Roman"/>
          <w:sz w:val="24"/>
          <w:szCs w:val="24"/>
        </w:rPr>
        <w:fldChar w:fldCharType="separate"/>
      </w:r>
      <w:r w:rsidR="00A2018B">
        <w:rPr>
          <w:rFonts w:ascii="Times New Roman" w:hAnsi="Times New Roman" w:cs="Times New Roman"/>
          <w:noProof/>
          <w:sz w:val="24"/>
          <w:szCs w:val="24"/>
        </w:rPr>
        <w:t>[5-7]</w:t>
      </w:r>
      <w:r w:rsidR="00142D06">
        <w:rPr>
          <w:rFonts w:ascii="Times New Roman" w:hAnsi="Times New Roman" w:cs="Times New Roman"/>
          <w:sz w:val="24"/>
          <w:szCs w:val="24"/>
        </w:rPr>
        <w:fldChar w:fldCharType="end"/>
      </w:r>
      <w:r w:rsidR="001138EA">
        <w:rPr>
          <w:rFonts w:ascii="Times New Roman" w:hAnsi="Times New Roman" w:cs="Times New Roman"/>
          <w:sz w:val="24"/>
          <w:szCs w:val="24"/>
        </w:rPr>
        <w:t>.</w:t>
      </w:r>
    </w:p>
    <w:p w14:paraId="1ABC3EB3" w14:textId="7B416F0F" w:rsidR="003A1AF7" w:rsidRDefault="00313392" w:rsidP="007B7150">
      <w:pPr>
        <w:spacing w:line="480" w:lineRule="auto"/>
        <w:rPr>
          <w:rFonts w:ascii="Times New Roman" w:hAnsi="Times New Roman" w:cs="Times New Roman"/>
          <w:sz w:val="24"/>
          <w:szCs w:val="24"/>
        </w:rPr>
      </w:pPr>
      <w:r w:rsidRPr="003A1AF7">
        <w:rPr>
          <w:rFonts w:ascii="Times New Roman" w:hAnsi="Times New Roman" w:cs="Times New Roman"/>
          <w:sz w:val="24"/>
          <w:szCs w:val="24"/>
        </w:rPr>
        <w:t>G protein-coupled receptors (GPCRs)</w:t>
      </w:r>
      <w:r>
        <w:rPr>
          <w:rFonts w:ascii="Times New Roman" w:hAnsi="Times New Roman" w:cs="Times New Roman"/>
          <w:sz w:val="24"/>
          <w:szCs w:val="24"/>
        </w:rPr>
        <w:t xml:space="preserve"> </w:t>
      </w:r>
      <w:r w:rsidRPr="000E6DC7">
        <w:rPr>
          <w:rFonts w:ascii="Times New Roman" w:hAnsi="Times New Roman" w:cs="Times New Roman"/>
          <w:sz w:val="24"/>
          <w:szCs w:val="24"/>
        </w:rPr>
        <w:t xml:space="preserve">are therapeutic targets for over 30% of </w:t>
      </w:r>
      <w:r w:rsidR="00E33A7C">
        <w:rPr>
          <w:rFonts w:ascii="Times New Roman" w:hAnsi="Times New Roman" w:cs="Times New Roman"/>
          <w:sz w:val="24"/>
          <w:szCs w:val="24"/>
        </w:rPr>
        <w:t>FDA-</w:t>
      </w:r>
      <w:r w:rsidRPr="000E6DC7">
        <w:rPr>
          <w:rFonts w:ascii="Times New Roman" w:hAnsi="Times New Roman" w:cs="Times New Roman"/>
          <w:sz w:val="24"/>
          <w:szCs w:val="24"/>
        </w:rPr>
        <w:t>approved drugs</w:t>
      </w:r>
      <w:r w:rsidR="00A229BA" w:rsidRPr="00A229BA">
        <w:t xml:space="preserve"> </w:t>
      </w:r>
      <w:r w:rsidR="00142D06">
        <w:rPr>
          <w:rFonts w:ascii="Times New Roman" w:hAnsi="Times New Roman" w:cs="Times New Roman"/>
          <w:sz w:val="24"/>
          <w:szCs w:val="24"/>
        </w:rPr>
        <w:fldChar w:fldCharType="begin">
          <w:fldData xml:space="preserve">PEVuZE5vdGU+PENpdGU+PEF1dGhvcj5IYXVzZXI8L0F1dGhvcj48WWVhcj4yMDE3PC9ZZWFyPjxS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</w:fldData>
        </w:fldChar>
      </w:r>
      <w:r w:rsidR="00142D06">
        <w:rPr>
          <w:rFonts w:ascii="Times New Roman" w:hAnsi="Times New Roman" w:cs="Times New Roman"/>
          <w:sz w:val="24"/>
          <w:szCs w:val="24"/>
        </w:rPr>
        <w:instrText xml:space="preserve"> ADDIN EN.CITE </w:instrText>
      </w:r>
      <w:r w:rsidR="00142D06">
        <w:rPr>
          <w:rFonts w:ascii="Times New Roman" w:hAnsi="Times New Roman" w:cs="Times New Roman"/>
          <w:sz w:val="24"/>
          <w:szCs w:val="24"/>
        </w:rPr>
        <w:fldChar w:fldCharType="begin">
          <w:fldData xml:space="preserve">PEVuZE5vdGU+PENpdGU+PEF1dGhvcj5IYXVzZXI8L0F1dGhvcj48WWVhcj4yMDE3PC9ZZWFyPjxS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</w:fldData>
        </w:fldChar>
      </w:r>
      <w:r w:rsidR="00142D06">
        <w:rPr>
          <w:rFonts w:ascii="Times New Roman" w:hAnsi="Times New Roman" w:cs="Times New Roman"/>
          <w:sz w:val="24"/>
          <w:szCs w:val="24"/>
        </w:rPr>
        <w:instrText xml:space="preserve"> ADDIN EN.CITE.DATA </w:instrText>
      </w:r>
      <w:r w:rsidR="00142D06">
        <w:rPr>
          <w:rFonts w:ascii="Times New Roman" w:hAnsi="Times New Roman" w:cs="Times New Roman"/>
          <w:sz w:val="24"/>
          <w:szCs w:val="24"/>
        </w:rPr>
      </w:r>
      <w:r w:rsidR="00142D06">
        <w:rPr>
          <w:rFonts w:ascii="Times New Roman" w:hAnsi="Times New Roman" w:cs="Times New Roman"/>
          <w:sz w:val="24"/>
          <w:szCs w:val="24"/>
        </w:rPr>
        <w:fldChar w:fldCharType="end"/>
      </w:r>
      <w:r w:rsidR="00142D06">
        <w:rPr>
          <w:rFonts w:ascii="Times New Roman" w:hAnsi="Times New Roman" w:cs="Times New Roman"/>
          <w:sz w:val="24"/>
          <w:szCs w:val="24"/>
        </w:rPr>
      </w:r>
      <w:r w:rsidR="00142D06">
        <w:rPr>
          <w:rFonts w:ascii="Times New Roman" w:hAnsi="Times New Roman" w:cs="Times New Roman"/>
          <w:sz w:val="24"/>
          <w:szCs w:val="24"/>
        </w:rPr>
        <w:fldChar w:fldCharType="separate"/>
      </w:r>
      <w:r w:rsidR="00142D06">
        <w:rPr>
          <w:rFonts w:ascii="Times New Roman" w:hAnsi="Times New Roman" w:cs="Times New Roman"/>
          <w:noProof/>
          <w:sz w:val="24"/>
          <w:szCs w:val="24"/>
        </w:rPr>
        <w:t>[8]</w:t>
      </w:r>
      <w:r w:rsidR="00142D06">
        <w:rPr>
          <w:rFonts w:ascii="Times New Roman" w:hAnsi="Times New Roman" w:cs="Times New Roman"/>
          <w:sz w:val="24"/>
          <w:szCs w:val="24"/>
        </w:rPr>
        <w:fldChar w:fldCharType="end"/>
      </w:r>
      <w:r w:rsidR="00047189">
        <w:rPr>
          <w:rFonts w:ascii="Times New Roman" w:hAnsi="Times New Roman" w:cs="Times New Roman"/>
          <w:sz w:val="24"/>
          <w:szCs w:val="24"/>
        </w:rPr>
        <w:t>.</w:t>
      </w:r>
      <w:r w:rsidR="00E33A7C">
        <w:rPr>
          <w:rFonts w:ascii="Times New Roman" w:hAnsi="Times New Roman" w:cs="Times New Roman"/>
          <w:sz w:val="24"/>
          <w:szCs w:val="24"/>
        </w:rPr>
        <w:t xml:space="preserve"> </w:t>
      </w:r>
      <w:r w:rsidR="00212624" w:rsidRPr="00212624">
        <w:rPr>
          <w:rFonts w:ascii="Times New Roman" w:hAnsi="Times New Roman" w:cs="Times New Roman"/>
          <w:sz w:val="24"/>
          <w:szCs w:val="24"/>
        </w:rPr>
        <w:t>However, off-target GPCR binding</w:t>
      </w:r>
      <w:r w:rsidR="00BD7CFB">
        <w:rPr>
          <w:rFonts w:ascii="Times New Roman" w:hAnsi="Times New Roman" w:cs="Times New Roman"/>
          <w:sz w:val="24"/>
          <w:szCs w:val="24"/>
        </w:rPr>
        <w:t xml:space="preserve">, </w:t>
      </w:r>
      <w:r w:rsidR="00562681">
        <w:rPr>
          <w:rFonts w:ascii="Times New Roman" w:hAnsi="Times New Roman" w:cs="Times New Roman"/>
          <w:sz w:val="24"/>
          <w:szCs w:val="24"/>
        </w:rPr>
        <w:t>caused by</w:t>
      </w:r>
      <w:r w:rsidR="00BD7CFB">
        <w:rPr>
          <w:rFonts w:ascii="Times New Roman" w:hAnsi="Times New Roman" w:cs="Times New Roman"/>
          <w:sz w:val="24"/>
          <w:szCs w:val="24"/>
        </w:rPr>
        <w:t xml:space="preserve"> high structural similarity, particularly in the ligand-binding</w:t>
      </w:r>
      <w:r w:rsidR="00BD7CFB" w:rsidRPr="003A1AF7">
        <w:rPr>
          <w:rFonts w:ascii="Times New Roman" w:hAnsi="Times New Roman" w:cs="Times New Roman"/>
          <w:sz w:val="24"/>
          <w:szCs w:val="24"/>
        </w:rPr>
        <w:t xml:space="preserve"> transmembrane domains</w:t>
      </w:r>
      <w:r w:rsidR="0015275B">
        <w:rPr>
          <w:rFonts w:ascii="Times New Roman" w:hAnsi="Times New Roman" w:cs="Times New Roman"/>
          <w:sz w:val="24"/>
          <w:szCs w:val="24"/>
        </w:rPr>
        <w:t>,</w:t>
      </w:r>
      <w:r w:rsidR="00212624" w:rsidRPr="00212624">
        <w:rPr>
          <w:rFonts w:ascii="Times New Roman" w:hAnsi="Times New Roman" w:cs="Times New Roman"/>
          <w:sz w:val="24"/>
          <w:szCs w:val="24"/>
        </w:rPr>
        <w:t xml:space="preserve"> has been </w:t>
      </w:r>
      <w:r w:rsidR="000A0AAA">
        <w:rPr>
          <w:rFonts w:ascii="Times New Roman" w:hAnsi="Times New Roman" w:cs="Times New Roman"/>
          <w:sz w:val="24"/>
          <w:szCs w:val="24"/>
        </w:rPr>
        <w:t>implicated</w:t>
      </w:r>
      <w:r w:rsidR="00212624" w:rsidRPr="00212624">
        <w:rPr>
          <w:rFonts w:ascii="Times New Roman" w:hAnsi="Times New Roman" w:cs="Times New Roman"/>
          <w:sz w:val="24"/>
          <w:szCs w:val="24"/>
        </w:rPr>
        <w:t xml:space="preserve"> </w:t>
      </w:r>
      <w:r w:rsidR="00775135">
        <w:rPr>
          <w:rFonts w:ascii="Times New Roman" w:hAnsi="Times New Roman" w:cs="Times New Roman"/>
          <w:sz w:val="24"/>
          <w:szCs w:val="24"/>
        </w:rPr>
        <w:t>in</w:t>
      </w:r>
      <w:r w:rsidR="00212624" w:rsidRPr="00212624">
        <w:rPr>
          <w:rFonts w:ascii="Times New Roman" w:hAnsi="Times New Roman" w:cs="Times New Roman"/>
          <w:sz w:val="24"/>
          <w:szCs w:val="24"/>
        </w:rPr>
        <w:t xml:space="preserve"> </w:t>
      </w:r>
      <w:r w:rsidR="000D74D5">
        <w:rPr>
          <w:rFonts w:ascii="Times New Roman" w:hAnsi="Times New Roman" w:cs="Times New Roman"/>
          <w:sz w:val="24"/>
          <w:szCs w:val="24"/>
        </w:rPr>
        <w:t>multiple</w:t>
      </w:r>
      <w:r w:rsidR="00212624" w:rsidRPr="00212624">
        <w:rPr>
          <w:rFonts w:ascii="Times New Roman" w:hAnsi="Times New Roman" w:cs="Times New Roman"/>
          <w:sz w:val="24"/>
          <w:szCs w:val="24"/>
        </w:rPr>
        <w:t xml:space="preserve"> </w:t>
      </w:r>
      <w:r w:rsidR="000A0AAA" w:rsidRPr="000A0AAA">
        <w:rPr>
          <w:rFonts w:ascii="Times New Roman" w:hAnsi="Times New Roman" w:cs="Times New Roman"/>
          <w:sz w:val="24"/>
          <w:szCs w:val="24"/>
        </w:rPr>
        <w:t xml:space="preserve">neurotoxic </w:t>
      </w:r>
      <w:r w:rsidR="00212624" w:rsidRPr="00212624">
        <w:rPr>
          <w:rFonts w:ascii="Times New Roman" w:hAnsi="Times New Roman" w:cs="Times New Roman"/>
          <w:sz w:val="24"/>
          <w:szCs w:val="24"/>
        </w:rPr>
        <w:t xml:space="preserve">adverse drug reactions with </w:t>
      </w:r>
      <w:r w:rsidR="000D74D5">
        <w:rPr>
          <w:rFonts w:ascii="Times New Roman" w:hAnsi="Times New Roman" w:cs="Times New Roman"/>
          <w:sz w:val="24"/>
          <w:szCs w:val="24"/>
        </w:rPr>
        <w:t>severe</w:t>
      </w:r>
      <w:r w:rsidR="00212624" w:rsidRPr="00212624">
        <w:rPr>
          <w:rFonts w:ascii="Times New Roman" w:hAnsi="Times New Roman" w:cs="Times New Roman"/>
          <w:sz w:val="24"/>
          <w:szCs w:val="24"/>
        </w:rPr>
        <w:t xml:space="preserve"> consequences</w:t>
      </w:r>
      <w:r w:rsidR="00A229BA" w:rsidRPr="00A229BA">
        <w:t xml:space="preserve"> </w:t>
      </w:r>
      <w:r w:rsidR="00142D06">
        <w:rPr>
          <w:rFonts w:ascii="Times New Roman" w:hAnsi="Times New Roman" w:cs="Times New Roman"/>
          <w:sz w:val="24"/>
          <w:szCs w:val="24"/>
        </w:rPr>
        <w:fldChar w:fldCharType="begin">
          <w:fldData xml:space="preserve">PEVuZE5vdGU+PENpdGU+PEF1dGhvcj5Sb3RoPC9BdXRob3I+PFllYXI+MjAwNDwvWWVhcj48UmVj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</w:fldData>
        </w:fldChar>
      </w:r>
      <w:r w:rsidR="002E3050">
        <w:rPr>
          <w:rFonts w:ascii="Times New Roman" w:hAnsi="Times New Roman" w:cs="Times New Roman"/>
          <w:sz w:val="24"/>
          <w:szCs w:val="24"/>
        </w:rPr>
        <w:instrText xml:space="preserve"> ADDIN EN.CITE </w:instrText>
      </w:r>
      <w:r w:rsidR="002E3050">
        <w:rPr>
          <w:rFonts w:ascii="Times New Roman" w:hAnsi="Times New Roman" w:cs="Times New Roman"/>
          <w:sz w:val="24"/>
          <w:szCs w:val="24"/>
        </w:rPr>
        <w:fldChar w:fldCharType="begin">
          <w:fldData xml:space="preserve">PEVuZE5vdGU+PENpdGU+PEF1dGhvcj5Sb3RoPC9BdXRob3I+PFllYXI+MjAwNDwvWWVhcj48UmVj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</w:fldData>
        </w:fldChar>
      </w:r>
      <w:r w:rsidR="002E3050">
        <w:rPr>
          <w:rFonts w:ascii="Times New Roman" w:hAnsi="Times New Roman" w:cs="Times New Roman"/>
          <w:sz w:val="24"/>
          <w:szCs w:val="24"/>
        </w:rPr>
        <w:instrText xml:space="preserve"> ADDIN EN.CITE.DATA </w:instrText>
      </w:r>
      <w:r w:rsidR="002E3050">
        <w:rPr>
          <w:rFonts w:ascii="Times New Roman" w:hAnsi="Times New Roman" w:cs="Times New Roman"/>
          <w:sz w:val="24"/>
          <w:szCs w:val="24"/>
        </w:rPr>
      </w:r>
      <w:r w:rsidR="002E3050">
        <w:rPr>
          <w:rFonts w:ascii="Times New Roman" w:hAnsi="Times New Roman" w:cs="Times New Roman"/>
          <w:sz w:val="24"/>
          <w:szCs w:val="24"/>
        </w:rPr>
        <w:fldChar w:fldCharType="end"/>
      </w:r>
      <w:r w:rsidR="00142D06">
        <w:rPr>
          <w:rFonts w:ascii="Times New Roman" w:hAnsi="Times New Roman" w:cs="Times New Roman"/>
          <w:sz w:val="24"/>
          <w:szCs w:val="24"/>
        </w:rPr>
      </w:r>
      <w:r w:rsidR="00142D06">
        <w:rPr>
          <w:rFonts w:ascii="Times New Roman" w:hAnsi="Times New Roman" w:cs="Times New Roman"/>
          <w:sz w:val="24"/>
          <w:szCs w:val="24"/>
        </w:rPr>
        <w:fldChar w:fldCharType="separate"/>
      </w:r>
      <w:r w:rsidR="00A2018B">
        <w:rPr>
          <w:rFonts w:ascii="Times New Roman" w:hAnsi="Times New Roman" w:cs="Times New Roman"/>
          <w:noProof/>
          <w:sz w:val="24"/>
          <w:szCs w:val="24"/>
        </w:rPr>
        <w:t>[9, 10]</w:t>
      </w:r>
      <w:r w:rsidR="00142D06">
        <w:rPr>
          <w:rFonts w:ascii="Times New Roman" w:hAnsi="Times New Roman" w:cs="Times New Roman"/>
          <w:sz w:val="24"/>
          <w:szCs w:val="24"/>
        </w:rPr>
        <w:fldChar w:fldCharType="end"/>
      </w:r>
      <w:r w:rsidR="00212624" w:rsidRPr="00212624">
        <w:rPr>
          <w:rFonts w:ascii="Times New Roman" w:hAnsi="Times New Roman" w:cs="Times New Roman"/>
          <w:sz w:val="24"/>
          <w:szCs w:val="24"/>
        </w:rPr>
        <w:t>.</w:t>
      </w:r>
      <w:r w:rsidR="00784EAB">
        <w:rPr>
          <w:rFonts w:ascii="Times New Roman" w:hAnsi="Times New Roman" w:cs="Times New Roman"/>
          <w:sz w:val="24"/>
          <w:szCs w:val="24"/>
        </w:rPr>
        <w:t xml:space="preserve"> </w:t>
      </w:r>
      <w:ins w:id="40" w:author="Souvik Dey [Contractor Foreign National]" w:date="2026-01-23T09:36:00Z" w16du:dateUtc="2026-01-23T14:36:00Z">
        <w:r w:rsidR="00752724">
          <w:rPr>
            <w:rFonts w:ascii="Times New Roman" w:hAnsi="Times New Roman" w:cs="Times New Roman"/>
            <w:sz w:val="24"/>
            <w:szCs w:val="24"/>
          </w:rPr>
          <w:t xml:space="preserve">For example, </w:t>
        </w:r>
      </w:ins>
      <w:ins w:id="41" w:author="Souvik Dey [Contractor Foreign National]" w:date="2026-01-23T10:16:00Z" w16du:dateUtc="2026-01-23T15:16:00Z">
        <w:r w:rsidR="008F44CF">
          <w:rPr>
            <w:rFonts w:ascii="Times New Roman" w:hAnsi="Times New Roman" w:cs="Times New Roman"/>
            <w:sz w:val="24"/>
            <w:szCs w:val="24"/>
          </w:rPr>
          <w:t>m</w:t>
        </w:r>
      </w:ins>
      <w:ins w:id="42" w:author="Souvik Dey [Contractor Foreign National]" w:date="2026-01-23T09:48:00Z" w16du:dateUtc="2026-01-23T14:48:00Z">
        <w:r w:rsidR="00651681" w:rsidRPr="00651681">
          <w:rPr>
            <w:rFonts w:ascii="Times New Roman" w:hAnsi="Times New Roman" w:cs="Times New Roman"/>
            <w:sz w:val="24"/>
            <w:szCs w:val="24"/>
          </w:rPr>
          <w:t xml:space="preserve">etoclopramide, an antiemetic prescribed for gastroparesis, binds dopamine D2 receptors with </w:t>
        </w:r>
        <w:r w:rsidR="00651681">
          <w:rPr>
            <w:rFonts w:ascii="Times New Roman" w:hAnsi="Times New Roman" w:cs="Times New Roman"/>
            <w:sz w:val="24"/>
            <w:szCs w:val="24"/>
          </w:rPr>
          <w:t xml:space="preserve">a </w:t>
        </w:r>
        <w:r w:rsidR="00651681" w:rsidRPr="00651681">
          <w:rPr>
            <w:rFonts w:ascii="Times New Roman" w:hAnsi="Times New Roman" w:cs="Times New Roman"/>
            <w:sz w:val="24"/>
            <w:szCs w:val="24"/>
          </w:rPr>
          <w:t>high affinity</w:t>
        </w:r>
      </w:ins>
      <w:ins w:id="43" w:author="Souvik Dey [Contractor Foreign National]" w:date="2026-01-23T09:50:00Z" w16du:dateUtc="2026-01-23T14:50:00Z">
        <w:r w:rsidR="00651681">
          <w:rPr>
            <w:rFonts w:ascii="Times New Roman" w:hAnsi="Times New Roman" w:cs="Times New Roman"/>
            <w:sz w:val="24"/>
            <w:szCs w:val="24"/>
          </w:rPr>
          <w:t xml:space="preserve"> </w:t>
        </w:r>
      </w:ins>
      <w:ins w:id="44" w:author="Souvik Dey [Contractor Foreign National]" w:date="2026-01-23T09:50:00Z">
        <w:r w:rsidR="00651681" w:rsidRPr="00651681">
          <w:rPr>
            <w:rFonts w:ascii="Times New Roman" w:hAnsi="Times New Roman" w:cs="Times New Roman"/>
            <w:sz w:val="24"/>
            <w:szCs w:val="24"/>
          </w:rPr>
          <w:t>despite not being designed as a dopaminergic agent</w:t>
        </w:r>
      </w:ins>
      <w:ins w:id="45" w:author="Souvik Dey [Contractor Foreign National]" w:date="2026-01-23T11:04:00Z" w16du:dateUtc="2026-01-23T16:04:00Z">
        <w:r w:rsidR="003E4C45">
          <w:rPr>
            <w:rFonts w:ascii="Times New Roman" w:hAnsi="Times New Roman" w:cs="Times New Roman"/>
            <w:sz w:val="24"/>
            <w:szCs w:val="24"/>
          </w:rPr>
          <w:t xml:space="preserve"> </w:t>
        </w:r>
      </w:ins>
      <w:r w:rsidR="003E4C45">
        <w:rPr>
          <w:rFonts w:ascii="Times New Roman" w:hAnsi="Times New Roman" w:cs="Times New Roman"/>
          <w:sz w:val="24"/>
          <w:szCs w:val="24"/>
        </w:rPr>
        <w:fldChar w:fldCharType="begin"/>
      </w:r>
      <w:r w:rsidR="003E4C45">
        <w:rPr>
          <w:rFonts w:ascii="Times New Roman" w:hAnsi="Times New Roman" w:cs="Times New Roman"/>
          <w:sz w:val="24"/>
          <w:szCs w:val="24"/>
        </w:rPr>
        <w:instrText xml:space="preserve"> ADDIN EN.CITE &lt;EndNote&gt;&lt;Cite&gt;&lt;Author&gt;Wiholm&lt;/Author&gt;&lt;Year&gt;1984&lt;/Year&gt;&lt;RecNum&gt;512&lt;/RecNum&gt;&lt;DisplayText&gt;[11, 12]&lt;/DisplayText&gt;&lt;record&gt;&lt;rec-number&gt;512&lt;/rec-number&gt;&lt;foreign-keys&gt;&lt;key app="EN" db-id="ep0x5v0fowptwwex2tipt52d2wezffs920w9" timestamp="1769183451" guid="f940b7ba-2b59-40ab-bb8b-e2cb12263190"&gt;512&lt;/key&gt;&lt;/foreign-keys&gt;&lt;ref-type name="Journal Article"&gt;17&lt;/ref-type&gt;&lt;contributors&gt;&lt;authors&gt;&lt;author&gt;Wiholm, BE&lt;/author&gt;&lt;author&gt;Mortimer, O&lt;/author&gt;&lt;author&gt;Boethius, G&lt;/author&gt;&lt;author&gt;Häggström, JE&lt;/author&gt;&lt;/authors&gt;&lt;/contributors&gt;&lt;titles&gt;&lt;title&gt;Tardive dyskinesia associated with metoclopramide&lt;/title&gt;&lt;secondary-title&gt;Br Med J (Clin Res Ed)&lt;/secondary-title&gt;&lt;/titles&gt;&lt;periodical&gt;&lt;full-title&gt;Br Med J (Clin Res Ed)&lt;/full-title&gt;&lt;/periodical&gt;&lt;pages&gt;545-547&lt;/pages&gt;&lt;volume&gt;288&lt;/volume&gt;&lt;number&gt;6416&lt;/number&gt;&lt;dates&gt;&lt;year&gt;1984&lt;/year&gt;&lt;/dates&gt;&lt;isbn&gt;0007-1447&lt;/isbn&gt;&lt;urls&gt;&lt;/urls&gt;&lt;/record&gt;&lt;/Cite&gt;&lt;Cite&gt;&lt;Author&gt;Rao&lt;/Author&gt;&lt;Year&gt;2010&lt;/Year&gt;&lt;RecNum&gt;514&lt;/RecNum&gt;&lt;record&gt;&lt;rec-number&gt;514&lt;/rec-number&gt;&lt;foreign-keys&gt;&lt;key app="EN" db-id="ep0x5v0fowptwwex2tipt52d2wezffs920w9" timestamp="1769183724"&gt;514&lt;/key&gt;&lt;/foreign-keys&gt;&lt;ref-type name="Journal Article"&gt;17&lt;/ref-type&gt;&lt;contributors&gt;&lt;authors&gt;&lt;author&gt;Rao, AS&lt;/author&gt;&lt;author&gt;Camilleri, M&lt;/author&gt;&lt;/authors&gt;&lt;/contributors&gt;&lt;titles&gt;&lt;title&gt;Review article: metoclopramide and tardive dyskinesia&lt;/title&gt;&lt;secondary-title&gt;Alimentary pharmacology &amp;amp; therapeutics&lt;/secondary-title&gt;&lt;/titles&gt;&lt;periodical&gt;&lt;full-title&gt;Alimentary pharmacology &amp;amp; therapeutics&lt;/full-title&gt;&lt;/periodical&gt;&lt;pages&gt;11-19&lt;/pages&gt;&lt;volume&gt;31&lt;/volume&gt;&lt;number&gt;1&lt;/number&gt;&lt;dates&gt;&lt;year&gt;2010&lt;/year&gt;&lt;/dates&gt;&lt;isbn&gt;0269-2813&lt;/isbn&gt;&lt;urls&gt;&lt;/urls&gt;&lt;/record&gt;&lt;/Cite&gt;&lt;/EndNote&gt;</w:instrText>
      </w:r>
      <w:r w:rsidR="003E4C45">
        <w:rPr>
          <w:rFonts w:ascii="Times New Roman" w:hAnsi="Times New Roman" w:cs="Times New Roman"/>
          <w:sz w:val="24"/>
          <w:szCs w:val="24"/>
        </w:rPr>
        <w:fldChar w:fldCharType="separate"/>
      </w:r>
      <w:r w:rsidR="003E4C45">
        <w:rPr>
          <w:rFonts w:ascii="Times New Roman" w:hAnsi="Times New Roman" w:cs="Times New Roman"/>
          <w:noProof/>
          <w:sz w:val="24"/>
          <w:szCs w:val="24"/>
        </w:rPr>
        <w:t>[11, 12]</w:t>
      </w:r>
      <w:r w:rsidR="003E4C45">
        <w:rPr>
          <w:rFonts w:ascii="Times New Roman" w:hAnsi="Times New Roman" w:cs="Times New Roman"/>
          <w:sz w:val="24"/>
          <w:szCs w:val="24"/>
        </w:rPr>
        <w:fldChar w:fldCharType="end"/>
      </w:r>
      <w:ins w:id="46" w:author="Souvik Dey [Contractor Foreign National]" w:date="2026-01-23T09:56:00Z" w16du:dateUtc="2026-01-23T14:56:00Z">
        <w:r w:rsidR="00651681">
          <w:rPr>
            <w:rFonts w:ascii="Times New Roman" w:hAnsi="Times New Roman" w:cs="Times New Roman"/>
            <w:sz w:val="24"/>
            <w:szCs w:val="24"/>
          </w:rPr>
          <w:t xml:space="preserve">. </w:t>
        </w:r>
      </w:ins>
      <w:ins w:id="47" w:author="Souvik Dey [Contractor Foreign National]" w:date="2026-01-23T09:56:00Z">
        <w:r w:rsidR="00651681" w:rsidRPr="00651681">
          <w:rPr>
            <w:rFonts w:ascii="Times New Roman" w:hAnsi="Times New Roman" w:cs="Times New Roman"/>
            <w:sz w:val="24"/>
            <w:szCs w:val="24"/>
          </w:rPr>
          <w:t>This off-target D2 antagonism</w:t>
        </w:r>
      </w:ins>
      <w:ins w:id="48" w:author="Souvik Dey [Contractor Foreign National]" w:date="2026-01-23T09:56:00Z" w16du:dateUtc="2026-01-23T14:56:00Z">
        <w:r w:rsidR="00545B70">
          <w:rPr>
            <w:rFonts w:ascii="Times New Roman" w:hAnsi="Times New Roman" w:cs="Times New Roman"/>
            <w:sz w:val="24"/>
            <w:szCs w:val="24"/>
          </w:rPr>
          <w:t xml:space="preserve"> causes </w:t>
        </w:r>
      </w:ins>
      <w:ins w:id="49" w:author="Souvik Dey [Contractor Foreign National]" w:date="2026-01-23T09:56:00Z">
        <w:r w:rsidR="00545B70" w:rsidRPr="00545B70">
          <w:rPr>
            <w:rFonts w:ascii="Times New Roman" w:hAnsi="Times New Roman" w:cs="Times New Roman"/>
            <w:sz w:val="24"/>
            <w:szCs w:val="24"/>
          </w:rPr>
          <w:t>tardive dyskinesia</w:t>
        </w:r>
      </w:ins>
      <w:ins w:id="50" w:author="Souvik Dey [Contractor Foreign National]" w:date="2026-01-23T09:56:00Z" w16du:dateUtc="2026-01-23T14:56:00Z">
        <w:r w:rsidR="00545B70">
          <w:rPr>
            <w:rFonts w:ascii="Times New Roman" w:hAnsi="Times New Roman" w:cs="Times New Roman"/>
            <w:sz w:val="24"/>
            <w:szCs w:val="24"/>
          </w:rPr>
          <w:t xml:space="preserve">, a neurological movement disorder, severe enough to warrant </w:t>
        </w:r>
      </w:ins>
      <w:ins w:id="51" w:author="Souvik Dey [Contractor Foreign National]" w:date="2026-01-23T11:06:00Z" w16du:dateUtc="2026-01-23T16:06:00Z">
        <w:r w:rsidR="003E4C45">
          <w:rPr>
            <w:rFonts w:ascii="Times New Roman" w:hAnsi="Times New Roman" w:cs="Times New Roman"/>
            <w:sz w:val="24"/>
            <w:szCs w:val="24"/>
          </w:rPr>
          <w:t>an</w:t>
        </w:r>
      </w:ins>
      <w:ins w:id="52" w:author="Souvik Dey [Contractor Foreign National]" w:date="2026-01-23T09:56:00Z" w16du:dateUtc="2026-01-23T14:56:00Z">
        <w:r w:rsidR="00545B70">
          <w:rPr>
            <w:rFonts w:ascii="Times New Roman" w:hAnsi="Times New Roman" w:cs="Times New Roman"/>
            <w:sz w:val="24"/>
            <w:szCs w:val="24"/>
          </w:rPr>
          <w:t xml:space="preserve"> FDA </w:t>
        </w:r>
      </w:ins>
      <w:ins w:id="53" w:author="Souvik Dey [Contractor Foreign National]" w:date="2026-01-23T11:06:00Z" w16du:dateUtc="2026-01-23T16:06:00Z">
        <w:r w:rsidR="003E4C45">
          <w:rPr>
            <w:rFonts w:ascii="Times New Roman" w:hAnsi="Times New Roman" w:cs="Times New Roman"/>
            <w:sz w:val="24"/>
            <w:szCs w:val="24"/>
          </w:rPr>
          <w:t>B</w:t>
        </w:r>
      </w:ins>
      <w:ins w:id="54" w:author="Souvik Dey [Contractor Foreign National]" w:date="2026-01-23T09:56:00Z" w16du:dateUtc="2026-01-23T14:56:00Z">
        <w:r w:rsidR="00545B70">
          <w:rPr>
            <w:rFonts w:ascii="Times New Roman" w:hAnsi="Times New Roman" w:cs="Times New Roman"/>
            <w:sz w:val="24"/>
            <w:szCs w:val="24"/>
          </w:rPr>
          <w:t xml:space="preserve">lack </w:t>
        </w:r>
      </w:ins>
      <w:ins w:id="55" w:author="Souvik Dey [Contractor Foreign National]" w:date="2026-01-23T11:06:00Z" w16du:dateUtc="2026-01-23T16:06:00Z">
        <w:r w:rsidR="003E4C45">
          <w:rPr>
            <w:rFonts w:ascii="Times New Roman" w:hAnsi="Times New Roman" w:cs="Times New Roman"/>
            <w:sz w:val="24"/>
            <w:szCs w:val="24"/>
          </w:rPr>
          <w:t>B</w:t>
        </w:r>
      </w:ins>
      <w:ins w:id="56" w:author="Souvik Dey [Contractor Foreign National]" w:date="2026-01-23T09:56:00Z" w16du:dateUtc="2026-01-23T14:56:00Z">
        <w:r w:rsidR="00545B70">
          <w:rPr>
            <w:rFonts w:ascii="Times New Roman" w:hAnsi="Times New Roman" w:cs="Times New Roman"/>
            <w:sz w:val="24"/>
            <w:szCs w:val="24"/>
          </w:rPr>
          <w:t xml:space="preserve">ox </w:t>
        </w:r>
      </w:ins>
      <w:ins w:id="57" w:author="Souvik Dey [Contractor Foreign National]" w:date="2026-01-23T11:06:00Z" w16du:dateUtc="2026-01-23T16:06:00Z">
        <w:r w:rsidR="003E4C45">
          <w:rPr>
            <w:rFonts w:ascii="Times New Roman" w:hAnsi="Times New Roman" w:cs="Times New Roman"/>
            <w:sz w:val="24"/>
            <w:szCs w:val="24"/>
          </w:rPr>
          <w:t>W</w:t>
        </w:r>
      </w:ins>
      <w:ins w:id="58" w:author="Souvik Dey [Contractor Foreign National]" w:date="2026-01-23T09:56:00Z" w16du:dateUtc="2026-01-23T14:56:00Z">
        <w:r w:rsidR="00545B70">
          <w:rPr>
            <w:rFonts w:ascii="Times New Roman" w:hAnsi="Times New Roman" w:cs="Times New Roman"/>
            <w:sz w:val="24"/>
            <w:szCs w:val="24"/>
          </w:rPr>
          <w:t>arning</w:t>
        </w:r>
      </w:ins>
      <w:ins w:id="59" w:author="Souvik Dey [Contractor Foreign National]" w:date="2026-01-23T11:06:00Z" w16du:dateUtc="2026-01-23T16:06:00Z">
        <w:r w:rsidR="003E4C45">
          <w:rPr>
            <w:rFonts w:ascii="Times New Roman" w:hAnsi="Times New Roman" w:cs="Times New Roman"/>
            <w:sz w:val="24"/>
            <w:szCs w:val="24"/>
          </w:rPr>
          <w:t xml:space="preserve"> in 2009</w:t>
        </w:r>
      </w:ins>
      <w:ins w:id="60" w:author="Souvik Dey [Contractor Foreign National]" w:date="2026-01-23T09:56:00Z" w16du:dateUtc="2026-01-23T14:56:00Z">
        <w:r w:rsidR="00545B70">
          <w:rPr>
            <w:rFonts w:ascii="Times New Roman" w:hAnsi="Times New Roman" w:cs="Times New Roman"/>
            <w:sz w:val="24"/>
            <w:szCs w:val="24"/>
          </w:rPr>
          <w:t>.</w:t>
        </w:r>
      </w:ins>
      <w:ins w:id="61" w:author="Souvik Dey [Contractor Foreign National]" w:date="2026-01-23T09:58:00Z" w16du:dateUtc="2026-01-23T14:58:00Z">
        <w:r w:rsidR="00545B70">
          <w:rPr>
            <w:rFonts w:ascii="Times New Roman" w:hAnsi="Times New Roman" w:cs="Times New Roman"/>
            <w:sz w:val="24"/>
            <w:szCs w:val="24"/>
          </w:rPr>
          <w:t xml:space="preserve"> </w:t>
        </w:r>
      </w:ins>
      <w:ins w:id="62" w:author="Souvik Dey [Contractor Foreign National]" w:date="2026-01-23T10:06:00Z" w16du:dateUtc="2026-01-23T15:06:00Z">
        <w:r w:rsidR="00545B70">
          <w:rPr>
            <w:rFonts w:ascii="Times New Roman" w:hAnsi="Times New Roman" w:cs="Times New Roman"/>
            <w:sz w:val="24"/>
            <w:szCs w:val="24"/>
          </w:rPr>
          <w:t xml:space="preserve">Similarly, </w:t>
        </w:r>
      </w:ins>
      <w:ins w:id="63" w:author="Souvik Dey [Contractor Foreign National]" w:date="2026-01-23T10:16:00Z" w16du:dateUtc="2026-01-23T15:16:00Z">
        <w:r w:rsidR="00BE182D">
          <w:rPr>
            <w:rFonts w:ascii="Times New Roman" w:hAnsi="Times New Roman" w:cs="Times New Roman"/>
            <w:sz w:val="24"/>
            <w:szCs w:val="24"/>
          </w:rPr>
          <w:t>o</w:t>
        </w:r>
      </w:ins>
      <w:ins w:id="64" w:author="Souvik Dey [Contractor Foreign National]" w:date="2026-01-23T09:58:00Z">
        <w:r w:rsidR="00545B70" w:rsidRPr="00545B70">
          <w:rPr>
            <w:rFonts w:ascii="Times New Roman" w:hAnsi="Times New Roman" w:cs="Times New Roman"/>
            <w:sz w:val="24"/>
            <w:szCs w:val="24"/>
          </w:rPr>
          <w:t>xybutynin,</w:t>
        </w:r>
      </w:ins>
      <w:ins w:id="65" w:author="Souvik Dey [Contractor Foreign National]" w:date="2026-01-23T10:16:00Z" w16du:dateUtc="2026-01-23T15:16:00Z">
        <w:r w:rsidR="00BE182D">
          <w:rPr>
            <w:rFonts w:ascii="Times New Roman" w:hAnsi="Times New Roman" w:cs="Times New Roman"/>
            <w:sz w:val="24"/>
            <w:szCs w:val="24"/>
          </w:rPr>
          <w:t xml:space="preserve"> which was</w:t>
        </w:r>
      </w:ins>
      <w:ins w:id="66" w:author="Souvik Dey [Contractor Foreign National]" w:date="2026-01-23T09:58:00Z">
        <w:r w:rsidR="00545B70" w:rsidRPr="00545B70">
          <w:rPr>
            <w:rFonts w:ascii="Times New Roman" w:hAnsi="Times New Roman" w:cs="Times New Roman"/>
            <w:sz w:val="24"/>
            <w:szCs w:val="24"/>
          </w:rPr>
          <w:t xml:space="preserve"> developed to target peripheral M3 muscarinic receptors for overactive bladder treatment, readily crosses the blood-brain barrier and binds </w:t>
        </w:r>
      </w:ins>
      <w:ins w:id="67" w:author="Souvik Dey [Contractor Foreign National]" w:date="2026-01-23T10:20:00Z" w16du:dateUtc="2026-01-23T15:20:00Z">
        <w:r w:rsidR="00BE182D" w:rsidRPr="00BE182D">
          <w:rPr>
            <w:rFonts w:ascii="Times New Roman" w:hAnsi="Times New Roman" w:cs="Times New Roman"/>
            <w:sz w:val="24"/>
            <w:szCs w:val="24"/>
          </w:rPr>
          <w:t>non-selectively to all five muscarinic receptor subtypes (M1–M5)</w:t>
        </w:r>
      </w:ins>
      <w:ins w:id="68" w:author="Souvik Dey [Contractor Foreign National]" w:date="2026-01-23T09:58:00Z">
        <w:r w:rsidR="00545B70" w:rsidRPr="00545B70">
          <w:rPr>
            <w:rFonts w:ascii="Times New Roman" w:hAnsi="Times New Roman" w:cs="Times New Roman"/>
            <w:sz w:val="24"/>
            <w:szCs w:val="24"/>
          </w:rPr>
          <w:t>, producing cognitive impairment associated with increased dementia risk in large epidemiological studies</w:t>
        </w:r>
      </w:ins>
      <w:ins w:id="69" w:author="Souvik Dey [Contractor Foreign National]" w:date="2026-01-23T11:05:00Z" w16du:dateUtc="2026-01-23T16:05:00Z">
        <w:r w:rsidR="003E4C45">
          <w:rPr>
            <w:rFonts w:ascii="Times New Roman" w:hAnsi="Times New Roman" w:cs="Times New Roman"/>
            <w:sz w:val="24"/>
            <w:szCs w:val="24"/>
          </w:rPr>
          <w:t xml:space="preserve"> </w:t>
        </w:r>
      </w:ins>
      <w:r w:rsidR="003E4C45">
        <w:rPr>
          <w:rFonts w:ascii="Times New Roman" w:hAnsi="Times New Roman" w:cs="Times New Roman"/>
          <w:sz w:val="24"/>
          <w:szCs w:val="24"/>
        </w:rPr>
        <w:fldChar w:fldCharType="begin">
          <w:fldData xml:space="preserve">PEVuZE5vdGU+PENpdGU+PEF1dGhvcj5LYXk8L0F1dGhvcj48WWVhcj4yMDA4PC9ZZWFyPjxSZWNO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==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PEVuZE5vdGU+PENpdGU+PEF1dGhvcj5LYXk8L0F1dGhvcj48WWVhcj4yMDA4PC9ZZWFyPjxSZWNO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==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3E4C45">
        <w:rPr>
          <w:rFonts w:ascii="Times New Roman" w:hAnsi="Times New Roman" w:cs="Times New Roman"/>
          <w:sz w:val="24"/>
          <w:szCs w:val="24"/>
        </w:rPr>
      </w:r>
      <w:r w:rsidR="003E4C45">
        <w:rPr>
          <w:rFonts w:ascii="Times New Roman" w:hAnsi="Times New Roman" w:cs="Times New Roman"/>
          <w:sz w:val="24"/>
          <w:szCs w:val="24"/>
        </w:rPr>
        <w:fldChar w:fldCharType="separate"/>
      </w:r>
      <w:r w:rsidR="003E4C45">
        <w:rPr>
          <w:rFonts w:ascii="Times New Roman" w:hAnsi="Times New Roman" w:cs="Times New Roman"/>
          <w:noProof/>
          <w:sz w:val="24"/>
          <w:szCs w:val="24"/>
        </w:rPr>
        <w:t>[13, 14]</w:t>
      </w:r>
      <w:r w:rsidR="003E4C45">
        <w:rPr>
          <w:rFonts w:ascii="Times New Roman" w:hAnsi="Times New Roman" w:cs="Times New Roman"/>
          <w:sz w:val="24"/>
          <w:szCs w:val="24"/>
        </w:rPr>
        <w:fldChar w:fldCharType="end"/>
      </w:r>
      <w:r w:rsidR="00545B70" w:rsidRPr="00545B70">
        <w:rPr>
          <w:rFonts w:ascii="Times New Roman" w:hAnsi="Times New Roman" w:cs="Times New Roman"/>
          <w:sz w:val="24"/>
          <w:szCs w:val="24"/>
        </w:rPr>
        <w:t>.</w:t>
      </w:r>
      <w:r w:rsidR="00651681" w:rsidRPr="00651681">
        <w:rPr>
          <w:rFonts w:ascii="Times New Roman" w:hAnsi="Times New Roman" w:cs="Times New Roman"/>
          <w:sz w:val="24"/>
          <w:szCs w:val="24"/>
        </w:rPr>
        <w:t xml:space="preserve"> </w:t>
      </w:r>
      <w:r w:rsidR="003A1AF7" w:rsidRPr="003A1AF7">
        <w:rPr>
          <w:rFonts w:ascii="Times New Roman" w:hAnsi="Times New Roman" w:cs="Times New Roman"/>
          <w:sz w:val="24"/>
          <w:szCs w:val="24"/>
        </w:rPr>
        <w:t xml:space="preserve">These examples illustrate that understanding and predicting GPCR binding </w:t>
      </w:r>
      <w:r w:rsidR="00276EDB">
        <w:rPr>
          <w:rFonts w:ascii="Times New Roman" w:hAnsi="Times New Roman" w:cs="Times New Roman"/>
          <w:sz w:val="24"/>
          <w:szCs w:val="24"/>
        </w:rPr>
        <w:t>is critical for</w:t>
      </w:r>
      <w:r w:rsidR="003A1AF7" w:rsidRPr="003A1AF7">
        <w:rPr>
          <w:rFonts w:ascii="Times New Roman" w:hAnsi="Times New Roman" w:cs="Times New Roman"/>
          <w:sz w:val="24"/>
          <w:szCs w:val="24"/>
        </w:rPr>
        <w:t xml:space="preserve"> neurotoxicity risk assessment.</w:t>
      </w:r>
    </w:p>
    <w:p w14:paraId="261E5C32" w14:textId="2AC1049A" w:rsidR="006F06EF" w:rsidRDefault="003A1AF7" w:rsidP="007B7150">
      <w:pPr>
        <w:spacing w:line="480" w:lineRule="auto"/>
        <w:rPr>
          <w:rFonts w:ascii="Times New Roman" w:hAnsi="Times New Roman" w:cs="Times New Roman"/>
          <w:sz w:val="24"/>
          <w:szCs w:val="24"/>
        </w:rPr>
      </w:pPr>
      <w:r w:rsidRPr="003A1AF7">
        <w:rPr>
          <w:rFonts w:ascii="Times New Roman" w:hAnsi="Times New Roman" w:cs="Times New Roman"/>
          <w:sz w:val="24"/>
          <w:szCs w:val="24"/>
        </w:rPr>
        <w:lastRenderedPageBreak/>
        <w:t xml:space="preserve">Computational </w:t>
      </w:r>
      <w:r w:rsidR="00357518">
        <w:rPr>
          <w:rFonts w:ascii="Times New Roman" w:hAnsi="Times New Roman" w:cs="Times New Roman"/>
          <w:sz w:val="24"/>
          <w:szCs w:val="24"/>
        </w:rPr>
        <w:t>models</w:t>
      </w:r>
      <w:r w:rsidRPr="003A1AF7">
        <w:rPr>
          <w:rFonts w:ascii="Times New Roman" w:hAnsi="Times New Roman" w:cs="Times New Roman"/>
          <w:sz w:val="24"/>
          <w:szCs w:val="24"/>
        </w:rPr>
        <w:t xml:space="preserve"> </w:t>
      </w:r>
      <w:r w:rsidR="00357518">
        <w:rPr>
          <w:rFonts w:ascii="Times New Roman" w:hAnsi="Times New Roman" w:cs="Times New Roman"/>
          <w:sz w:val="24"/>
          <w:szCs w:val="24"/>
        </w:rPr>
        <w:t>for</w:t>
      </w:r>
      <w:r w:rsidRPr="003A1AF7">
        <w:rPr>
          <w:rFonts w:ascii="Times New Roman" w:hAnsi="Times New Roman" w:cs="Times New Roman"/>
          <w:sz w:val="24"/>
          <w:szCs w:val="24"/>
        </w:rPr>
        <w:t xml:space="preserve"> </w:t>
      </w:r>
      <w:r w:rsidR="004B0DE0">
        <w:rPr>
          <w:rFonts w:ascii="Times New Roman" w:hAnsi="Times New Roman" w:cs="Times New Roman"/>
          <w:sz w:val="24"/>
          <w:szCs w:val="24"/>
        </w:rPr>
        <w:t xml:space="preserve">predicting </w:t>
      </w:r>
      <w:r w:rsidRPr="003A1AF7">
        <w:rPr>
          <w:rFonts w:ascii="Times New Roman" w:hAnsi="Times New Roman" w:cs="Times New Roman"/>
          <w:sz w:val="24"/>
          <w:szCs w:val="24"/>
        </w:rPr>
        <w:t>toxicity have evolved substantially over the past four decades, progressing from simple structural alerts to sophisticated machine learning methods</w:t>
      </w:r>
      <w:r w:rsidR="007760BC" w:rsidRPr="007760BC">
        <w:t xml:space="preserve"> </w:t>
      </w:r>
      <w:r w:rsidR="007760BC">
        <w:rPr>
          <w:rFonts w:ascii="Times New Roman" w:hAnsi="Times New Roman" w:cs="Times New Roman"/>
          <w:sz w:val="24"/>
          <w:szCs w:val="24"/>
        </w:rPr>
        <w:fldChar w:fldCharType="begin">
          <w:fldData xml:space="preserve">PEVuZE5vdGU+PENpdGU+PEF1dGhvcj5DaGVya2Fzb3Y8L0F1dGhvcj48WWVhcj4yMDE0PC9ZZWFy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PEVuZE5vdGU+PENpdGU+PEF1dGhvcj5DaGVya2Fzb3Y8L0F1dGhvcj48WWVhcj4yMDE0PC9ZZWFy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7760BC">
        <w:rPr>
          <w:rFonts w:ascii="Times New Roman" w:hAnsi="Times New Roman" w:cs="Times New Roman"/>
          <w:sz w:val="24"/>
          <w:szCs w:val="24"/>
        </w:rPr>
      </w:r>
      <w:r w:rsidR="007760BC">
        <w:rPr>
          <w:rFonts w:ascii="Times New Roman" w:hAnsi="Times New Roman" w:cs="Times New Roman"/>
          <w:sz w:val="24"/>
          <w:szCs w:val="24"/>
        </w:rPr>
        <w:fldChar w:fldCharType="separate"/>
      </w:r>
      <w:r w:rsidR="003E4C45">
        <w:rPr>
          <w:rFonts w:ascii="Times New Roman" w:hAnsi="Times New Roman" w:cs="Times New Roman"/>
          <w:noProof/>
          <w:sz w:val="24"/>
          <w:szCs w:val="24"/>
        </w:rPr>
        <w:t>[15]</w:t>
      </w:r>
      <w:r w:rsidR="007760BC">
        <w:rPr>
          <w:rFonts w:ascii="Times New Roman" w:hAnsi="Times New Roman" w:cs="Times New Roman"/>
          <w:sz w:val="24"/>
          <w:szCs w:val="24"/>
        </w:rPr>
        <w:fldChar w:fldCharType="end"/>
      </w:r>
      <w:r w:rsidRPr="003A1AF7">
        <w:rPr>
          <w:rFonts w:ascii="Times New Roman" w:hAnsi="Times New Roman" w:cs="Times New Roman"/>
          <w:sz w:val="24"/>
          <w:szCs w:val="24"/>
        </w:rPr>
        <w:t xml:space="preserve">. </w:t>
      </w:r>
      <w:r w:rsidR="00BE56C6">
        <w:rPr>
          <w:rFonts w:ascii="Times New Roman" w:hAnsi="Times New Roman" w:cs="Times New Roman"/>
          <w:sz w:val="24"/>
          <w:szCs w:val="24"/>
        </w:rPr>
        <w:t xml:space="preserve">While </w:t>
      </w:r>
      <w:r w:rsidR="0000253C">
        <w:rPr>
          <w:rFonts w:ascii="Times New Roman" w:hAnsi="Times New Roman" w:cs="Times New Roman"/>
          <w:sz w:val="24"/>
          <w:szCs w:val="24"/>
        </w:rPr>
        <w:t>t</w:t>
      </w:r>
      <w:r w:rsidR="0000253C" w:rsidRPr="003A1AF7">
        <w:rPr>
          <w:rFonts w:ascii="Times New Roman" w:hAnsi="Times New Roman" w:cs="Times New Roman"/>
          <w:sz w:val="24"/>
          <w:szCs w:val="24"/>
        </w:rPr>
        <w:t xml:space="preserve">raditional quantitative structure-activity relationship (QSAR) </w:t>
      </w:r>
      <w:r w:rsidR="00BE56C6">
        <w:rPr>
          <w:rFonts w:ascii="Times New Roman" w:hAnsi="Times New Roman" w:cs="Times New Roman"/>
          <w:sz w:val="24"/>
          <w:szCs w:val="24"/>
        </w:rPr>
        <w:t>models demonstrate significant utility</w:t>
      </w:r>
      <w:r w:rsidR="009C719B">
        <w:rPr>
          <w:rFonts w:ascii="Times New Roman" w:hAnsi="Times New Roman" w:cs="Times New Roman"/>
          <w:sz w:val="24"/>
          <w:szCs w:val="24"/>
        </w:rPr>
        <w:t xml:space="preserve"> for </w:t>
      </w:r>
      <w:r w:rsidR="00CE3F1C" w:rsidRPr="003A1AF7">
        <w:rPr>
          <w:rFonts w:ascii="Times New Roman" w:hAnsi="Times New Roman" w:cs="Times New Roman"/>
          <w:sz w:val="24"/>
          <w:szCs w:val="24"/>
        </w:rPr>
        <w:t>specific toxicity endpoints</w:t>
      </w:r>
      <w:r w:rsidR="00FA76C3">
        <w:rPr>
          <w:rFonts w:ascii="Times New Roman" w:hAnsi="Times New Roman" w:cs="Times New Roman"/>
          <w:sz w:val="24"/>
          <w:szCs w:val="24"/>
        </w:rPr>
        <w:t xml:space="preserve">, they </w:t>
      </w:r>
      <w:r w:rsidR="0000253C">
        <w:rPr>
          <w:rFonts w:ascii="Times New Roman" w:hAnsi="Times New Roman" w:cs="Times New Roman"/>
          <w:sz w:val="24"/>
          <w:szCs w:val="24"/>
        </w:rPr>
        <w:t>require</w:t>
      </w:r>
      <w:r w:rsidR="009C719B" w:rsidRPr="003A1AF7">
        <w:rPr>
          <w:rFonts w:ascii="Times New Roman" w:hAnsi="Times New Roman" w:cs="Times New Roman"/>
          <w:sz w:val="24"/>
          <w:szCs w:val="24"/>
        </w:rPr>
        <w:t xml:space="preserve"> complete retraining</w:t>
      </w:r>
      <w:r w:rsidR="009D5CE8">
        <w:rPr>
          <w:rFonts w:ascii="Times New Roman" w:hAnsi="Times New Roman" w:cs="Times New Roman"/>
          <w:sz w:val="24"/>
          <w:szCs w:val="24"/>
        </w:rPr>
        <w:t xml:space="preserve"> for each new protein and perform poorly </w:t>
      </w:r>
      <w:r w:rsidR="00081705" w:rsidRPr="003A1AF7">
        <w:rPr>
          <w:rFonts w:ascii="Times New Roman" w:hAnsi="Times New Roman" w:cs="Times New Roman"/>
          <w:sz w:val="24"/>
          <w:szCs w:val="24"/>
        </w:rPr>
        <w:t xml:space="preserve">when applied to structurally diverse </w:t>
      </w:r>
      <w:r w:rsidR="00081705">
        <w:rPr>
          <w:rFonts w:ascii="Times New Roman" w:hAnsi="Times New Roman" w:cs="Times New Roman"/>
          <w:sz w:val="24"/>
          <w:szCs w:val="24"/>
        </w:rPr>
        <w:t>chemicals</w:t>
      </w:r>
      <w:r w:rsidR="00CB70E1" w:rsidRPr="00CB70E1">
        <w:t xml:space="preserve"> </w:t>
      </w:r>
      <w:r w:rsidR="007760BC">
        <w:rPr>
          <w:rFonts w:ascii="Times New Roman" w:hAnsi="Times New Roman" w:cs="Times New Roman"/>
          <w:sz w:val="24"/>
          <w:szCs w:val="24"/>
        </w:rPr>
        <w:fldChar w:fldCharType="begin">
          <w:fldData xml:space="preserve">PEVuZE5vdGU+PENpdGU+PEF1dGhvcj5Ucm9wc2hhPC9BdXRob3I+PFllYXI+MjAxMDwvWWVhcj48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PEVuZE5vdGU+PENpdGU+PEF1dGhvcj5Ucm9wc2hhPC9BdXRob3I+PFllYXI+MjAxMDwvWWVhcj48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7760BC">
        <w:rPr>
          <w:rFonts w:ascii="Times New Roman" w:hAnsi="Times New Roman" w:cs="Times New Roman"/>
          <w:sz w:val="24"/>
          <w:szCs w:val="24"/>
        </w:rPr>
      </w:r>
      <w:r w:rsidR="007760BC">
        <w:rPr>
          <w:rFonts w:ascii="Times New Roman" w:hAnsi="Times New Roman" w:cs="Times New Roman"/>
          <w:sz w:val="24"/>
          <w:szCs w:val="24"/>
        </w:rPr>
        <w:fldChar w:fldCharType="separate"/>
      </w:r>
      <w:r w:rsidR="003E4C45">
        <w:rPr>
          <w:rFonts w:ascii="Times New Roman" w:hAnsi="Times New Roman" w:cs="Times New Roman"/>
          <w:noProof/>
          <w:sz w:val="24"/>
          <w:szCs w:val="24"/>
        </w:rPr>
        <w:t>[16, 17]</w:t>
      </w:r>
      <w:r w:rsidR="007760BC">
        <w:rPr>
          <w:rFonts w:ascii="Times New Roman" w:hAnsi="Times New Roman" w:cs="Times New Roman"/>
          <w:sz w:val="24"/>
          <w:szCs w:val="24"/>
        </w:rPr>
        <w:fldChar w:fldCharType="end"/>
      </w:r>
      <w:r w:rsidR="00081705">
        <w:rPr>
          <w:rFonts w:ascii="Times New Roman" w:hAnsi="Times New Roman" w:cs="Times New Roman"/>
          <w:sz w:val="24"/>
          <w:szCs w:val="24"/>
        </w:rPr>
        <w:t>.</w:t>
      </w:r>
      <w:r w:rsidR="00D93F24">
        <w:rPr>
          <w:rFonts w:ascii="Times New Roman" w:hAnsi="Times New Roman" w:cs="Times New Roman"/>
          <w:sz w:val="24"/>
          <w:szCs w:val="24"/>
        </w:rPr>
        <w:t xml:space="preserve"> </w:t>
      </w:r>
      <w:r w:rsidR="000D1ED3" w:rsidRPr="000D1ED3">
        <w:rPr>
          <w:rFonts w:ascii="Times New Roman" w:hAnsi="Times New Roman" w:cs="Times New Roman"/>
          <w:sz w:val="24"/>
          <w:szCs w:val="24"/>
        </w:rPr>
        <w:t>In addition, QSAR models are inherently single-target, requiring separate models for each protein of interest, which limits their utility for multi-target prediction.</w:t>
      </w:r>
      <w:r w:rsidR="000D1ED3">
        <w:rPr>
          <w:rFonts w:ascii="Times New Roman" w:hAnsi="Times New Roman" w:cs="Times New Roman"/>
          <w:sz w:val="24"/>
          <w:szCs w:val="24"/>
        </w:rPr>
        <w:t xml:space="preserve"> </w:t>
      </w:r>
      <w:r w:rsidR="00DC3DDF">
        <w:rPr>
          <w:rFonts w:ascii="Times New Roman" w:hAnsi="Times New Roman" w:cs="Times New Roman"/>
          <w:sz w:val="24"/>
          <w:szCs w:val="24"/>
        </w:rPr>
        <w:t>These limitations motivated the development of drug-target interaction (DTI) prediction models</w:t>
      </w:r>
      <w:r w:rsidR="004B0DE0">
        <w:rPr>
          <w:rFonts w:ascii="Times New Roman" w:hAnsi="Times New Roman" w:cs="Times New Roman"/>
          <w:sz w:val="24"/>
          <w:szCs w:val="24"/>
        </w:rPr>
        <w:t>, which</w:t>
      </w:r>
      <w:r w:rsidR="00DC3DDF">
        <w:rPr>
          <w:rFonts w:ascii="Times New Roman" w:hAnsi="Times New Roman" w:cs="Times New Roman"/>
          <w:sz w:val="24"/>
          <w:szCs w:val="24"/>
        </w:rPr>
        <w:t xml:space="preserve"> combine protein and ligand descriptors within a single framework</w:t>
      </w:r>
      <w:r w:rsidR="0000253C" w:rsidRPr="0000253C">
        <w:t xml:space="preserve"> </w:t>
      </w:r>
      <w:r w:rsidR="0000253C">
        <w:rPr>
          <w:rFonts w:ascii="Times New Roman" w:hAnsi="Times New Roman" w:cs="Times New Roman"/>
          <w:sz w:val="24"/>
          <w:szCs w:val="24"/>
        </w:rPr>
        <w:fldChar w:fldCharType="begin">
          <w:fldData xml:space="preserve">PEVuZE5vdGU+PENpdGU+PEF1dGhvcj5ZYW1hbmlzaGk8L0F1dGhvcj48WWVhcj4yMDA4PC9ZZWFy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PEVuZE5vdGU+PENpdGU+PEF1dGhvcj5ZYW1hbmlzaGk8L0F1dGhvcj48WWVhcj4yMDA4PC9ZZWFy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00253C">
        <w:rPr>
          <w:rFonts w:ascii="Times New Roman" w:hAnsi="Times New Roman" w:cs="Times New Roman"/>
          <w:sz w:val="24"/>
          <w:szCs w:val="24"/>
        </w:rPr>
      </w:r>
      <w:r w:rsidR="0000253C">
        <w:rPr>
          <w:rFonts w:ascii="Times New Roman" w:hAnsi="Times New Roman" w:cs="Times New Roman"/>
          <w:sz w:val="24"/>
          <w:szCs w:val="24"/>
        </w:rPr>
        <w:fldChar w:fldCharType="separate"/>
      </w:r>
      <w:r w:rsidR="003E4C45">
        <w:rPr>
          <w:rFonts w:ascii="Times New Roman" w:hAnsi="Times New Roman" w:cs="Times New Roman"/>
          <w:noProof/>
          <w:sz w:val="24"/>
          <w:szCs w:val="24"/>
        </w:rPr>
        <w:t>[18, 19]</w:t>
      </w:r>
      <w:r w:rsidR="0000253C">
        <w:rPr>
          <w:rFonts w:ascii="Times New Roman" w:hAnsi="Times New Roman" w:cs="Times New Roman"/>
          <w:sz w:val="24"/>
          <w:szCs w:val="24"/>
        </w:rPr>
        <w:fldChar w:fldCharType="end"/>
      </w:r>
      <w:r w:rsidR="00101CFA">
        <w:rPr>
          <w:rFonts w:ascii="Times New Roman" w:hAnsi="Times New Roman" w:cs="Times New Roman"/>
          <w:sz w:val="24"/>
          <w:szCs w:val="24"/>
        </w:rPr>
        <w:t>.</w:t>
      </w:r>
      <w:r w:rsidR="009A4C29">
        <w:rPr>
          <w:rFonts w:ascii="Times New Roman" w:hAnsi="Times New Roman" w:cs="Times New Roman"/>
          <w:sz w:val="24"/>
          <w:szCs w:val="24"/>
        </w:rPr>
        <w:t xml:space="preserve"> </w:t>
      </w:r>
      <w:r w:rsidR="00C17384">
        <w:rPr>
          <w:rFonts w:ascii="Times New Roman" w:hAnsi="Times New Roman" w:cs="Times New Roman"/>
          <w:sz w:val="24"/>
          <w:szCs w:val="24"/>
        </w:rPr>
        <w:t>While e</w:t>
      </w:r>
      <w:r w:rsidR="00A2018B" w:rsidRPr="00A2018B">
        <w:rPr>
          <w:rFonts w:ascii="Times New Roman" w:hAnsi="Times New Roman" w:cs="Times New Roman"/>
          <w:sz w:val="24"/>
          <w:szCs w:val="24"/>
        </w:rPr>
        <w:t xml:space="preserve">arly DTI methods </w:t>
      </w:r>
      <w:r w:rsidR="009B1E76" w:rsidRPr="00A2018B">
        <w:rPr>
          <w:rFonts w:ascii="Times New Roman" w:hAnsi="Times New Roman" w:cs="Times New Roman"/>
          <w:sz w:val="24"/>
          <w:szCs w:val="24"/>
        </w:rPr>
        <w:t>utilized</w:t>
      </w:r>
      <w:r w:rsidR="00A2018B" w:rsidRPr="00A2018B">
        <w:rPr>
          <w:rFonts w:ascii="Times New Roman" w:hAnsi="Times New Roman" w:cs="Times New Roman"/>
          <w:sz w:val="24"/>
          <w:szCs w:val="24"/>
        </w:rPr>
        <w:t xml:space="preserve"> similarity patterns between drugs and targets</w:t>
      </w:r>
      <w:r w:rsidR="00A2018B">
        <w:rPr>
          <w:rFonts w:ascii="Times New Roman" w:hAnsi="Times New Roman" w:cs="Times New Roman"/>
          <w:sz w:val="24"/>
          <w:szCs w:val="24"/>
        </w:rPr>
        <w:t xml:space="preserve">, </w:t>
      </w:r>
      <w:r w:rsidR="00A2018B" w:rsidRPr="00A2018B">
        <w:rPr>
          <w:rFonts w:ascii="Times New Roman" w:hAnsi="Times New Roman" w:cs="Times New Roman"/>
          <w:sz w:val="24"/>
          <w:szCs w:val="24"/>
        </w:rPr>
        <w:t xml:space="preserve">deep learning enabled </w:t>
      </w:r>
      <w:r w:rsidR="00C17384">
        <w:rPr>
          <w:rFonts w:ascii="Times New Roman" w:hAnsi="Times New Roman" w:cs="Times New Roman"/>
          <w:sz w:val="24"/>
          <w:szCs w:val="24"/>
        </w:rPr>
        <w:t xml:space="preserve">DTI </w:t>
      </w:r>
      <w:r w:rsidR="00A2018B" w:rsidRPr="00A2018B">
        <w:rPr>
          <w:rFonts w:ascii="Times New Roman" w:hAnsi="Times New Roman" w:cs="Times New Roman"/>
          <w:sz w:val="24"/>
          <w:szCs w:val="24"/>
        </w:rPr>
        <w:t xml:space="preserve">models to learn representations directly from sequences and molecular graphs </w:t>
      </w:r>
      <w:r w:rsidR="00FF277D">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PjxSZWNOdW0+NDgzPC9SZWNOdW0+PERpc3BsYXlUZXh0PlsyMC0yNF08L0Rpc3BsYXlUZXh0Pjxy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PjxSZWNOdW0+NDgzPC9SZWNOdW0+PERpc3BsYXlUZXh0PlsyMC0yNF08L0Rpc3BsYXlUZXh0Pjxy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FF277D">
        <w:rPr>
          <w:rFonts w:ascii="Times New Roman" w:hAnsi="Times New Roman" w:cs="Times New Roman"/>
          <w:sz w:val="24"/>
          <w:szCs w:val="24"/>
        </w:rPr>
      </w:r>
      <w:r w:rsidR="00FF277D">
        <w:rPr>
          <w:rFonts w:ascii="Times New Roman" w:hAnsi="Times New Roman" w:cs="Times New Roman"/>
          <w:sz w:val="24"/>
          <w:szCs w:val="24"/>
        </w:rPr>
        <w:fldChar w:fldCharType="separate"/>
      </w:r>
      <w:r w:rsidR="003E4C45">
        <w:rPr>
          <w:rFonts w:ascii="Times New Roman" w:hAnsi="Times New Roman" w:cs="Times New Roman"/>
          <w:noProof/>
          <w:sz w:val="24"/>
          <w:szCs w:val="24"/>
        </w:rPr>
        <w:t>[20-24]</w:t>
      </w:r>
      <w:r w:rsidR="00FF277D">
        <w:rPr>
          <w:rFonts w:ascii="Times New Roman" w:hAnsi="Times New Roman" w:cs="Times New Roman"/>
          <w:sz w:val="24"/>
          <w:szCs w:val="24"/>
        </w:rPr>
        <w:fldChar w:fldCharType="end"/>
      </w:r>
      <w:r w:rsidR="00751A9A">
        <w:rPr>
          <w:rFonts w:ascii="Times New Roman" w:hAnsi="Times New Roman" w:cs="Times New Roman"/>
          <w:sz w:val="24"/>
          <w:szCs w:val="24"/>
        </w:rPr>
        <w:t xml:space="preserve">. </w:t>
      </w:r>
      <w:r w:rsidR="00C17384">
        <w:rPr>
          <w:rFonts w:ascii="Times New Roman" w:hAnsi="Times New Roman" w:cs="Times New Roman"/>
          <w:sz w:val="24"/>
          <w:szCs w:val="24"/>
        </w:rPr>
        <w:t>The r</w:t>
      </w:r>
      <w:r w:rsidR="00B91E83">
        <w:rPr>
          <w:rFonts w:ascii="Times New Roman" w:hAnsi="Times New Roman" w:cs="Times New Roman"/>
          <w:sz w:val="24"/>
          <w:szCs w:val="24"/>
        </w:rPr>
        <w:t xml:space="preserve">ecent emergence of foundation models and transformer architectures </w:t>
      </w:r>
      <w:r w:rsidR="007F5184">
        <w:rPr>
          <w:rFonts w:ascii="Times New Roman" w:hAnsi="Times New Roman" w:cs="Times New Roman"/>
          <w:sz w:val="24"/>
          <w:szCs w:val="24"/>
        </w:rPr>
        <w:t xml:space="preserve">has </w:t>
      </w:r>
      <w:r w:rsidR="00B91E83">
        <w:rPr>
          <w:rFonts w:ascii="Times New Roman" w:hAnsi="Times New Roman" w:cs="Times New Roman"/>
          <w:sz w:val="24"/>
          <w:szCs w:val="24"/>
        </w:rPr>
        <w:t xml:space="preserve">brought a series of innovations </w:t>
      </w:r>
      <w:r w:rsidR="001955FF">
        <w:rPr>
          <w:rFonts w:ascii="Times New Roman" w:hAnsi="Times New Roman" w:cs="Times New Roman"/>
          <w:sz w:val="24"/>
          <w:szCs w:val="24"/>
        </w:rPr>
        <w:t>to</w:t>
      </w:r>
      <w:r w:rsidR="00B91E83">
        <w:rPr>
          <w:rFonts w:ascii="Times New Roman" w:hAnsi="Times New Roman" w:cs="Times New Roman"/>
          <w:sz w:val="24"/>
          <w:szCs w:val="24"/>
        </w:rPr>
        <w:t xml:space="preserve"> DTI models</w:t>
      </w:r>
      <w:r w:rsidR="001D2CEE" w:rsidRPr="001D2CEE">
        <w:t xml:space="preserve"> </w:t>
      </w:r>
      <w:r w:rsidR="001D2CEE">
        <w:rPr>
          <w:rFonts w:ascii="Times New Roman" w:hAnsi="Times New Roman" w:cs="Times New Roman"/>
          <w:sz w:val="24"/>
          <w:szCs w:val="24"/>
        </w:rPr>
        <w:fldChar w:fldCharType="begin">
          <w:fldData xml:space="preserve">PEVuZE5vdGU+PENpdGU+PEF1dGhvcj5KdW1wZXI8L0F1dGhvcj48WWVhcj4yMDIxPC9ZZWFyPjxS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PEVuZE5vdGU+PENpdGU+PEF1dGhvcj5KdW1wZXI8L0F1dGhvcj48WWVhcj4yMDIxPC9ZZWFyPjxS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1D2CEE">
        <w:rPr>
          <w:rFonts w:ascii="Times New Roman" w:hAnsi="Times New Roman" w:cs="Times New Roman"/>
          <w:sz w:val="24"/>
          <w:szCs w:val="24"/>
        </w:rPr>
      </w:r>
      <w:r w:rsidR="001D2CEE">
        <w:rPr>
          <w:rFonts w:ascii="Times New Roman" w:hAnsi="Times New Roman" w:cs="Times New Roman"/>
          <w:sz w:val="24"/>
          <w:szCs w:val="24"/>
        </w:rPr>
        <w:fldChar w:fldCharType="separate"/>
      </w:r>
      <w:r w:rsidR="003E4C45">
        <w:rPr>
          <w:rFonts w:ascii="Times New Roman" w:hAnsi="Times New Roman" w:cs="Times New Roman"/>
          <w:noProof/>
          <w:sz w:val="24"/>
          <w:szCs w:val="24"/>
        </w:rPr>
        <w:t>[25]</w:t>
      </w:r>
      <w:r w:rsidR="001D2CEE">
        <w:rPr>
          <w:rFonts w:ascii="Times New Roman" w:hAnsi="Times New Roman" w:cs="Times New Roman"/>
          <w:sz w:val="24"/>
          <w:szCs w:val="24"/>
        </w:rPr>
        <w:fldChar w:fldCharType="end"/>
      </w:r>
      <w:r w:rsidR="00B91E83">
        <w:rPr>
          <w:rFonts w:ascii="Times New Roman" w:hAnsi="Times New Roman" w:cs="Times New Roman"/>
          <w:sz w:val="24"/>
          <w:szCs w:val="24"/>
        </w:rPr>
        <w:t xml:space="preserve">. </w:t>
      </w:r>
      <w:r w:rsidR="00802379" w:rsidRPr="003A1AF7">
        <w:rPr>
          <w:rFonts w:ascii="Times New Roman" w:hAnsi="Times New Roman" w:cs="Times New Roman"/>
          <w:sz w:val="24"/>
          <w:szCs w:val="24"/>
        </w:rPr>
        <w:t>Protein</w:t>
      </w:r>
      <w:r w:rsidR="002508DF">
        <w:rPr>
          <w:rFonts w:ascii="Times New Roman" w:hAnsi="Times New Roman" w:cs="Times New Roman"/>
          <w:sz w:val="24"/>
          <w:szCs w:val="24"/>
        </w:rPr>
        <w:t xml:space="preserve"> and molecular </w:t>
      </w:r>
      <w:r w:rsidR="00802379" w:rsidRPr="003A1AF7">
        <w:rPr>
          <w:rFonts w:ascii="Times New Roman" w:hAnsi="Times New Roman" w:cs="Times New Roman"/>
          <w:sz w:val="24"/>
          <w:szCs w:val="24"/>
        </w:rPr>
        <w:t>language models</w:t>
      </w:r>
      <w:r w:rsidR="002508DF">
        <w:rPr>
          <w:rFonts w:ascii="Times New Roman" w:hAnsi="Times New Roman" w:cs="Times New Roman"/>
          <w:sz w:val="24"/>
          <w:szCs w:val="24"/>
        </w:rPr>
        <w:t xml:space="preserve">, </w:t>
      </w:r>
      <w:r w:rsidR="00183121" w:rsidRPr="00183121">
        <w:rPr>
          <w:rFonts w:ascii="Times New Roman" w:hAnsi="Times New Roman" w:cs="Times New Roman"/>
          <w:sz w:val="24"/>
          <w:szCs w:val="24"/>
        </w:rPr>
        <w:t>trained on large databases</w:t>
      </w:r>
      <w:r w:rsidR="00C34EFA">
        <w:rPr>
          <w:rFonts w:ascii="Times New Roman" w:hAnsi="Times New Roman" w:cs="Times New Roman"/>
          <w:sz w:val="24"/>
          <w:szCs w:val="24"/>
        </w:rPr>
        <w:t>,</w:t>
      </w:r>
      <w:r w:rsidR="00183121">
        <w:rPr>
          <w:rFonts w:ascii="Times New Roman" w:hAnsi="Times New Roman" w:cs="Times New Roman"/>
          <w:sz w:val="24"/>
          <w:szCs w:val="24"/>
        </w:rPr>
        <w:t xml:space="preserve"> </w:t>
      </w:r>
      <w:r w:rsidR="00802379" w:rsidRPr="003A1AF7">
        <w:rPr>
          <w:rFonts w:ascii="Times New Roman" w:hAnsi="Times New Roman" w:cs="Times New Roman"/>
          <w:sz w:val="24"/>
          <w:szCs w:val="24"/>
        </w:rPr>
        <w:t xml:space="preserve">have demonstrated remarkable </w:t>
      </w:r>
      <w:r w:rsidR="00C34EFA">
        <w:rPr>
          <w:rFonts w:ascii="Times New Roman" w:hAnsi="Times New Roman" w:cs="Times New Roman"/>
          <w:sz w:val="24"/>
          <w:szCs w:val="24"/>
        </w:rPr>
        <w:t>utility</w:t>
      </w:r>
      <w:r w:rsidR="00802379" w:rsidRPr="003A1AF7">
        <w:rPr>
          <w:rFonts w:ascii="Times New Roman" w:hAnsi="Times New Roman" w:cs="Times New Roman"/>
          <w:sz w:val="24"/>
          <w:szCs w:val="24"/>
        </w:rPr>
        <w:t xml:space="preserve"> </w:t>
      </w:r>
      <w:r w:rsidR="00C34EFA">
        <w:rPr>
          <w:rFonts w:ascii="Times New Roman" w:hAnsi="Times New Roman" w:cs="Times New Roman"/>
          <w:sz w:val="24"/>
          <w:szCs w:val="24"/>
        </w:rPr>
        <w:t>in</w:t>
      </w:r>
      <w:r w:rsidR="00802379" w:rsidRPr="003A1AF7">
        <w:rPr>
          <w:rFonts w:ascii="Times New Roman" w:hAnsi="Times New Roman" w:cs="Times New Roman"/>
          <w:sz w:val="24"/>
          <w:szCs w:val="24"/>
        </w:rPr>
        <w:t xml:space="preserve"> captur</w:t>
      </w:r>
      <w:r w:rsidR="00C34EFA">
        <w:rPr>
          <w:rFonts w:ascii="Times New Roman" w:hAnsi="Times New Roman" w:cs="Times New Roman"/>
          <w:sz w:val="24"/>
          <w:szCs w:val="24"/>
        </w:rPr>
        <w:t>ing general</w:t>
      </w:r>
      <w:r w:rsidR="00802379" w:rsidRPr="003A1AF7">
        <w:rPr>
          <w:rFonts w:ascii="Times New Roman" w:hAnsi="Times New Roman" w:cs="Times New Roman"/>
          <w:sz w:val="24"/>
          <w:szCs w:val="24"/>
        </w:rPr>
        <w:t xml:space="preserve"> structur</w:t>
      </w:r>
      <w:r w:rsidR="009B1E76">
        <w:rPr>
          <w:rFonts w:ascii="Times New Roman" w:hAnsi="Times New Roman" w:cs="Times New Roman"/>
          <w:sz w:val="24"/>
          <w:szCs w:val="24"/>
        </w:rPr>
        <w:t>al</w:t>
      </w:r>
      <w:r w:rsidR="00802379" w:rsidRPr="003A1AF7">
        <w:rPr>
          <w:rFonts w:ascii="Times New Roman" w:hAnsi="Times New Roman" w:cs="Times New Roman"/>
          <w:sz w:val="24"/>
          <w:szCs w:val="24"/>
        </w:rPr>
        <w:t xml:space="preserve"> and function</w:t>
      </w:r>
      <w:r w:rsidR="00C34EFA">
        <w:rPr>
          <w:rFonts w:ascii="Times New Roman" w:hAnsi="Times New Roman" w:cs="Times New Roman"/>
          <w:sz w:val="24"/>
          <w:szCs w:val="24"/>
        </w:rPr>
        <w:t>al properties</w:t>
      </w:r>
      <w:r w:rsidR="00802379" w:rsidRPr="003A1AF7">
        <w:rPr>
          <w:rFonts w:ascii="Times New Roman" w:hAnsi="Times New Roman" w:cs="Times New Roman"/>
          <w:sz w:val="24"/>
          <w:szCs w:val="24"/>
        </w:rPr>
        <w:t xml:space="preserve"> </w:t>
      </w:r>
      <w:r w:rsidR="001D2CEE">
        <w:rPr>
          <w:rFonts w:ascii="Times New Roman" w:hAnsi="Times New Roman" w:cs="Times New Roman"/>
          <w:sz w:val="24"/>
          <w:szCs w:val="24"/>
        </w:rPr>
        <w:fldChar w:fldCharType="begin">
          <w:fldData xml:space="preserve">PEVuZE5vdGU+PENpdGU+PEF1dGhvcj5MaW48L0F1dGhvcj48WWVhcj4yMDIzPC9ZZWFyPjxSZWNO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PEVuZE5vdGU+PENpdGU+PEF1dGhvcj5MaW48L0F1dGhvcj48WWVhcj4yMDIzPC9ZZWFyPjxSZWNO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1D2CEE">
        <w:rPr>
          <w:rFonts w:ascii="Times New Roman" w:hAnsi="Times New Roman" w:cs="Times New Roman"/>
          <w:sz w:val="24"/>
          <w:szCs w:val="24"/>
        </w:rPr>
      </w:r>
      <w:r w:rsidR="001D2CEE">
        <w:rPr>
          <w:rFonts w:ascii="Times New Roman" w:hAnsi="Times New Roman" w:cs="Times New Roman"/>
          <w:sz w:val="24"/>
          <w:szCs w:val="24"/>
        </w:rPr>
        <w:fldChar w:fldCharType="separate"/>
      </w:r>
      <w:r w:rsidR="003E4C45">
        <w:rPr>
          <w:rFonts w:ascii="Times New Roman" w:hAnsi="Times New Roman" w:cs="Times New Roman"/>
          <w:noProof/>
          <w:sz w:val="24"/>
          <w:szCs w:val="24"/>
        </w:rPr>
        <w:t>[26-29]</w:t>
      </w:r>
      <w:r w:rsidR="001D2CEE">
        <w:rPr>
          <w:rFonts w:ascii="Times New Roman" w:hAnsi="Times New Roman" w:cs="Times New Roman"/>
          <w:sz w:val="24"/>
          <w:szCs w:val="24"/>
        </w:rPr>
        <w:fldChar w:fldCharType="end"/>
      </w:r>
      <w:r w:rsidR="00802379" w:rsidRPr="003A1AF7">
        <w:rPr>
          <w:rFonts w:ascii="Times New Roman" w:hAnsi="Times New Roman" w:cs="Times New Roman"/>
          <w:sz w:val="24"/>
          <w:szCs w:val="24"/>
        </w:rPr>
        <w:t>.</w:t>
      </w:r>
      <w:r w:rsidR="00FB1D69">
        <w:rPr>
          <w:rFonts w:ascii="Times New Roman" w:hAnsi="Times New Roman" w:cs="Times New Roman"/>
          <w:sz w:val="24"/>
          <w:szCs w:val="24"/>
        </w:rPr>
        <w:t xml:space="preserve"> </w:t>
      </w:r>
      <w:r w:rsidR="00A2018B" w:rsidRPr="0099092D">
        <w:rPr>
          <w:rFonts w:ascii="Times New Roman" w:hAnsi="Times New Roman" w:cs="Times New Roman"/>
          <w:sz w:val="24"/>
          <w:szCs w:val="24"/>
        </w:rPr>
        <w:t xml:space="preserve">Current state-of-the-art DTI approaches integrate these pretrained embeddings with advanced </w:t>
      </w:r>
      <w:r w:rsidR="00A2018B">
        <w:rPr>
          <w:rFonts w:ascii="Times New Roman" w:hAnsi="Times New Roman" w:cs="Times New Roman"/>
          <w:sz w:val="24"/>
          <w:szCs w:val="24"/>
        </w:rPr>
        <w:t xml:space="preserve">model </w:t>
      </w:r>
      <w:r w:rsidR="00A2018B" w:rsidRPr="0099092D">
        <w:rPr>
          <w:rFonts w:ascii="Times New Roman" w:hAnsi="Times New Roman" w:cs="Times New Roman"/>
          <w:sz w:val="24"/>
          <w:szCs w:val="24"/>
        </w:rPr>
        <w:t xml:space="preserve">architectures, combining the molecular understanding from foundation models with the </w:t>
      </w:r>
      <w:r w:rsidR="00A2018B">
        <w:rPr>
          <w:rFonts w:ascii="Times New Roman" w:hAnsi="Times New Roman" w:cs="Times New Roman"/>
          <w:sz w:val="24"/>
          <w:szCs w:val="24"/>
        </w:rPr>
        <w:t>multi</w:t>
      </w:r>
      <w:r w:rsidR="00A2018B" w:rsidRPr="0099092D">
        <w:rPr>
          <w:rFonts w:ascii="Times New Roman" w:hAnsi="Times New Roman" w:cs="Times New Roman"/>
          <w:sz w:val="24"/>
          <w:szCs w:val="24"/>
        </w:rPr>
        <w:t>-modal learning capabilities of transformer attention mechanisms</w:t>
      </w:r>
      <w:r w:rsidR="00A2018B" w:rsidRPr="001D2CEE">
        <w:t xml:space="preserve"> </w:t>
      </w:r>
      <w:r w:rsidR="007B2D99">
        <w:rPr>
          <w:rFonts w:ascii="Times New Roman" w:hAnsi="Times New Roman" w:cs="Times New Roman"/>
          <w:sz w:val="24"/>
          <w:szCs w:val="24"/>
        </w:rPr>
        <w:fldChar w:fldCharType="begin">
          <w:fldData xml:space="preserve">PEVuZE5vdGU+PENpdGU+PEF1dGhvcj5XdTwvQXV0aG9yPjxZZWFyPjIwMjQ8L1llYXI+PFJlY051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PEVuZE5vdGU+PENpdGU+PEF1dGhvcj5XdTwvQXV0aG9yPjxZZWFyPjIwMjQ8L1llYXI+PFJlY051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7B2D99">
        <w:rPr>
          <w:rFonts w:ascii="Times New Roman" w:hAnsi="Times New Roman" w:cs="Times New Roman"/>
          <w:sz w:val="24"/>
          <w:szCs w:val="24"/>
        </w:rPr>
      </w:r>
      <w:r w:rsidR="007B2D99">
        <w:rPr>
          <w:rFonts w:ascii="Times New Roman" w:hAnsi="Times New Roman" w:cs="Times New Roman"/>
          <w:sz w:val="24"/>
          <w:szCs w:val="24"/>
        </w:rPr>
        <w:fldChar w:fldCharType="separate"/>
      </w:r>
      <w:r w:rsidR="003E4C45">
        <w:rPr>
          <w:rFonts w:ascii="Times New Roman" w:hAnsi="Times New Roman" w:cs="Times New Roman"/>
          <w:noProof/>
          <w:sz w:val="24"/>
          <w:szCs w:val="24"/>
        </w:rPr>
        <w:t>[30-34]</w:t>
      </w:r>
      <w:r w:rsidR="007B2D99">
        <w:rPr>
          <w:rFonts w:ascii="Times New Roman" w:hAnsi="Times New Roman" w:cs="Times New Roman"/>
          <w:sz w:val="24"/>
          <w:szCs w:val="24"/>
        </w:rPr>
        <w:fldChar w:fldCharType="end"/>
      </w:r>
      <w:r w:rsidR="0099092D" w:rsidRPr="0099092D">
        <w:rPr>
          <w:rFonts w:ascii="Times New Roman" w:hAnsi="Times New Roman" w:cs="Times New Roman"/>
          <w:sz w:val="24"/>
          <w:szCs w:val="24"/>
        </w:rPr>
        <w:t>.</w:t>
      </w:r>
    </w:p>
    <w:p w14:paraId="48076CCF" w14:textId="3CF61EAF" w:rsidR="002508DF" w:rsidRDefault="00FA162E" w:rsidP="007B7150">
      <w:pPr>
        <w:spacing w:line="480" w:lineRule="auto"/>
        <w:rPr>
          <w:rFonts w:ascii="Times New Roman" w:hAnsi="Times New Roman" w:cs="Times New Roman"/>
          <w:sz w:val="24"/>
          <w:szCs w:val="24"/>
        </w:rPr>
      </w:pPr>
      <w:r w:rsidRPr="00FA162E">
        <w:rPr>
          <w:rFonts w:ascii="Times New Roman" w:hAnsi="Times New Roman" w:cs="Times New Roman"/>
          <w:sz w:val="24"/>
          <w:szCs w:val="24"/>
        </w:rPr>
        <w:t xml:space="preserve">Despite these </w:t>
      </w:r>
      <w:r>
        <w:rPr>
          <w:rFonts w:ascii="Times New Roman" w:hAnsi="Times New Roman" w:cs="Times New Roman"/>
          <w:sz w:val="24"/>
          <w:szCs w:val="24"/>
        </w:rPr>
        <w:t xml:space="preserve">computational </w:t>
      </w:r>
      <w:r w:rsidRPr="00FA162E">
        <w:rPr>
          <w:rFonts w:ascii="Times New Roman" w:hAnsi="Times New Roman" w:cs="Times New Roman"/>
          <w:sz w:val="24"/>
          <w:szCs w:val="24"/>
        </w:rPr>
        <w:t xml:space="preserve">advances, a critical gap </w:t>
      </w:r>
      <w:r>
        <w:rPr>
          <w:rFonts w:ascii="Times New Roman" w:hAnsi="Times New Roman" w:cs="Times New Roman"/>
          <w:sz w:val="24"/>
          <w:szCs w:val="24"/>
        </w:rPr>
        <w:t>still exists</w:t>
      </w:r>
      <w:r w:rsidRPr="00FA162E">
        <w:rPr>
          <w:rFonts w:ascii="Times New Roman" w:hAnsi="Times New Roman" w:cs="Times New Roman"/>
          <w:sz w:val="24"/>
          <w:szCs w:val="24"/>
        </w:rPr>
        <w:t xml:space="preserve"> </w:t>
      </w:r>
      <w:r w:rsidR="00A04CFA">
        <w:rPr>
          <w:rFonts w:ascii="Times New Roman" w:hAnsi="Times New Roman" w:cs="Times New Roman"/>
          <w:sz w:val="24"/>
          <w:szCs w:val="24"/>
        </w:rPr>
        <w:t>for</w:t>
      </w:r>
      <w:r w:rsidRPr="00FA162E">
        <w:rPr>
          <w:rFonts w:ascii="Times New Roman" w:hAnsi="Times New Roman" w:cs="Times New Roman"/>
          <w:sz w:val="24"/>
          <w:szCs w:val="24"/>
        </w:rPr>
        <w:t xml:space="preserve"> </w:t>
      </w:r>
      <w:r w:rsidR="008720A5" w:rsidRPr="008720A5">
        <w:rPr>
          <w:rFonts w:ascii="Times New Roman" w:hAnsi="Times New Roman" w:cs="Times New Roman"/>
          <w:sz w:val="24"/>
          <w:szCs w:val="24"/>
        </w:rPr>
        <w:t xml:space="preserve">predicting ligand interactions with </w:t>
      </w:r>
      <w:r w:rsidR="00DE3C86" w:rsidRPr="00DE3C86">
        <w:rPr>
          <w:rFonts w:ascii="Times New Roman" w:hAnsi="Times New Roman" w:cs="Times New Roman"/>
          <w:sz w:val="24"/>
          <w:szCs w:val="24"/>
        </w:rPr>
        <w:t>neurologically-relevant GPCRs</w:t>
      </w:r>
      <w:r w:rsidRPr="00FA162E">
        <w:rPr>
          <w:rFonts w:ascii="Times New Roman" w:hAnsi="Times New Roman" w:cs="Times New Roman"/>
          <w:sz w:val="24"/>
          <w:szCs w:val="24"/>
        </w:rPr>
        <w:t xml:space="preserve">. </w:t>
      </w:r>
      <w:r w:rsidR="00DB19CF" w:rsidRPr="00884F86">
        <w:rPr>
          <w:rFonts w:ascii="Times New Roman" w:hAnsi="Times New Roman" w:cs="Times New Roman"/>
          <w:sz w:val="24"/>
          <w:szCs w:val="24"/>
        </w:rPr>
        <w:t>Current</w:t>
      </w:r>
      <w:r w:rsidR="00884F86" w:rsidRPr="00884F86">
        <w:rPr>
          <w:rFonts w:ascii="Times New Roman" w:hAnsi="Times New Roman" w:cs="Times New Roman"/>
          <w:sz w:val="24"/>
          <w:szCs w:val="24"/>
        </w:rPr>
        <w:t xml:space="preserve"> </w:t>
      </w:r>
      <w:r w:rsidRPr="00FA162E">
        <w:rPr>
          <w:rFonts w:ascii="Times New Roman" w:hAnsi="Times New Roman" w:cs="Times New Roman"/>
          <w:sz w:val="24"/>
          <w:szCs w:val="24"/>
        </w:rPr>
        <w:t>neurotoxicity prediction platform</w:t>
      </w:r>
      <w:r>
        <w:rPr>
          <w:rFonts w:ascii="Times New Roman" w:hAnsi="Times New Roman" w:cs="Times New Roman"/>
          <w:sz w:val="24"/>
          <w:szCs w:val="24"/>
        </w:rPr>
        <w:t>s</w:t>
      </w:r>
      <w:r w:rsidRPr="00FA162E">
        <w:rPr>
          <w:rFonts w:ascii="Times New Roman" w:hAnsi="Times New Roman" w:cs="Times New Roman"/>
          <w:sz w:val="24"/>
          <w:szCs w:val="24"/>
        </w:rPr>
        <w:t xml:space="preserve"> </w:t>
      </w:r>
      <w:r w:rsidR="00884F86" w:rsidRPr="00884F86">
        <w:rPr>
          <w:rFonts w:ascii="Times New Roman" w:hAnsi="Times New Roman" w:cs="Times New Roman"/>
          <w:sz w:val="24"/>
          <w:szCs w:val="24"/>
        </w:rPr>
        <w:t xml:space="preserve">have integrated deep learning </w:t>
      </w:r>
      <w:r w:rsidR="00183121">
        <w:rPr>
          <w:rFonts w:ascii="Times New Roman" w:hAnsi="Times New Roman" w:cs="Times New Roman"/>
          <w:sz w:val="24"/>
          <w:szCs w:val="24"/>
        </w:rPr>
        <w:t xml:space="preserve">with large, curated databases </w:t>
      </w:r>
      <w:r w:rsidRPr="00FA162E">
        <w:rPr>
          <w:rFonts w:ascii="Times New Roman" w:hAnsi="Times New Roman" w:cs="Times New Roman"/>
          <w:sz w:val="24"/>
          <w:szCs w:val="24"/>
        </w:rPr>
        <w:t>but provide minimal GPCR coverage</w:t>
      </w:r>
      <w:r>
        <w:rPr>
          <w:rFonts w:ascii="Times New Roman" w:hAnsi="Times New Roman" w:cs="Times New Roman"/>
          <w:sz w:val="24"/>
          <w:szCs w:val="24"/>
        </w:rPr>
        <w:t>.</w:t>
      </w:r>
      <w:r w:rsidR="00183121">
        <w:rPr>
          <w:rFonts w:ascii="Times New Roman" w:hAnsi="Times New Roman" w:cs="Times New Roman"/>
          <w:sz w:val="24"/>
          <w:szCs w:val="24"/>
        </w:rPr>
        <w:t xml:space="preserve"> For example, </w:t>
      </w:r>
      <w:proofErr w:type="spellStart"/>
      <w:r w:rsidR="00183121">
        <w:rPr>
          <w:rFonts w:ascii="Times New Roman" w:hAnsi="Times New Roman" w:cs="Times New Roman"/>
          <w:sz w:val="24"/>
          <w:szCs w:val="24"/>
        </w:rPr>
        <w:t>ChemNTP</w:t>
      </w:r>
      <w:proofErr w:type="spellEnd"/>
      <w:r w:rsidR="00183121">
        <w:rPr>
          <w:rFonts w:ascii="Times New Roman" w:hAnsi="Times New Roman" w:cs="Times New Roman"/>
          <w:sz w:val="24"/>
          <w:szCs w:val="24"/>
        </w:rPr>
        <w:t xml:space="preserve"> screen</w:t>
      </w:r>
      <w:r w:rsidR="00C34EFA">
        <w:rPr>
          <w:rFonts w:ascii="Times New Roman" w:hAnsi="Times New Roman" w:cs="Times New Roman"/>
          <w:sz w:val="24"/>
          <w:szCs w:val="24"/>
        </w:rPr>
        <w:t>ed</w:t>
      </w:r>
      <w:r w:rsidR="00183121">
        <w:rPr>
          <w:rFonts w:ascii="Times New Roman" w:hAnsi="Times New Roman" w:cs="Times New Roman"/>
          <w:sz w:val="24"/>
          <w:szCs w:val="24"/>
        </w:rPr>
        <w:t xml:space="preserve"> </w:t>
      </w:r>
      <w:r w:rsidR="00183121" w:rsidRPr="00884F86">
        <w:rPr>
          <w:rFonts w:ascii="Times New Roman" w:hAnsi="Times New Roman" w:cs="Times New Roman"/>
          <w:sz w:val="24"/>
          <w:szCs w:val="24"/>
        </w:rPr>
        <w:t>199 neurotoxicity targets</w:t>
      </w:r>
      <w:r w:rsidR="00183121">
        <w:rPr>
          <w:rFonts w:ascii="Times New Roman" w:hAnsi="Times New Roman" w:cs="Times New Roman"/>
          <w:sz w:val="24"/>
          <w:szCs w:val="24"/>
        </w:rPr>
        <w:t xml:space="preserve"> </w:t>
      </w:r>
      <w:r w:rsidR="00183121" w:rsidRPr="00183121">
        <w:rPr>
          <w:rFonts w:ascii="Times New Roman" w:hAnsi="Times New Roman" w:cs="Times New Roman"/>
          <w:sz w:val="24"/>
          <w:szCs w:val="24"/>
        </w:rPr>
        <w:t>but include</w:t>
      </w:r>
      <w:r w:rsidR="00C34EFA">
        <w:rPr>
          <w:rFonts w:ascii="Times New Roman" w:hAnsi="Times New Roman" w:cs="Times New Roman"/>
          <w:sz w:val="24"/>
          <w:szCs w:val="24"/>
        </w:rPr>
        <w:t>d</w:t>
      </w:r>
      <w:r w:rsidR="00183121" w:rsidRPr="00183121">
        <w:rPr>
          <w:rFonts w:ascii="Times New Roman" w:hAnsi="Times New Roman" w:cs="Times New Roman"/>
          <w:sz w:val="24"/>
          <w:szCs w:val="24"/>
        </w:rPr>
        <w:t xml:space="preserve"> only one GPCR</w:t>
      </w:r>
      <w:r w:rsidR="00183121">
        <w:rPr>
          <w:rFonts w:ascii="Times New Roman" w:hAnsi="Times New Roman" w:cs="Times New Roman"/>
          <w:sz w:val="24"/>
          <w:szCs w:val="24"/>
        </w:rPr>
        <w:t xml:space="preserve">, </w:t>
      </w:r>
      <w:r w:rsidR="00183121" w:rsidRPr="00183121">
        <w:rPr>
          <w:rFonts w:ascii="Times New Roman" w:hAnsi="Times New Roman" w:cs="Times New Roman"/>
          <w:sz w:val="24"/>
          <w:szCs w:val="24"/>
        </w:rPr>
        <w:t>NTxPred2 focuse</w:t>
      </w:r>
      <w:r w:rsidR="00C34EFA">
        <w:rPr>
          <w:rFonts w:ascii="Times New Roman" w:hAnsi="Times New Roman" w:cs="Times New Roman"/>
          <w:sz w:val="24"/>
          <w:szCs w:val="24"/>
        </w:rPr>
        <w:t>d</w:t>
      </w:r>
      <w:r w:rsidR="00183121" w:rsidRPr="00183121">
        <w:rPr>
          <w:rFonts w:ascii="Times New Roman" w:hAnsi="Times New Roman" w:cs="Times New Roman"/>
          <w:sz w:val="24"/>
          <w:szCs w:val="24"/>
        </w:rPr>
        <w:t xml:space="preserve"> on </w:t>
      </w:r>
      <w:r w:rsidR="00183121">
        <w:rPr>
          <w:rFonts w:ascii="Times New Roman" w:hAnsi="Times New Roman" w:cs="Times New Roman"/>
          <w:sz w:val="24"/>
          <w:szCs w:val="24"/>
        </w:rPr>
        <w:t xml:space="preserve">predicting </w:t>
      </w:r>
      <w:r w:rsidR="00183121" w:rsidRPr="00183121">
        <w:rPr>
          <w:rFonts w:ascii="Times New Roman" w:hAnsi="Times New Roman" w:cs="Times New Roman"/>
          <w:sz w:val="24"/>
          <w:szCs w:val="24"/>
        </w:rPr>
        <w:t>neurotoxic peptides and proteins,</w:t>
      </w:r>
      <w:r w:rsidR="00183121">
        <w:rPr>
          <w:rFonts w:ascii="Times New Roman" w:hAnsi="Times New Roman" w:cs="Times New Roman"/>
          <w:sz w:val="24"/>
          <w:szCs w:val="24"/>
        </w:rPr>
        <w:t xml:space="preserve"> a</w:t>
      </w:r>
      <w:r w:rsidR="00183121" w:rsidRPr="00183121">
        <w:rPr>
          <w:rFonts w:ascii="Times New Roman" w:hAnsi="Times New Roman" w:cs="Times New Roman"/>
          <w:sz w:val="24"/>
          <w:szCs w:val="24"/>
        </w:rPr>
        <w:t xml:space="preserve">nd </w:t>
      </w:r>
      <w:proofErr w:type="spellStart"/>
      <w:r w:rsidR="00183121" w:rsidRPr="00183121">
        <w:rPr>
          <w:rFonts w:ascii="Times New Roman" w:hAnsi="Times New Roman" w:cs="Times New Roman"/>
          <w:sz w:val="24"/>
          <w:szCs w:val="24"/>
        </w:rPr>
        <w:t>NeuTox</w:t>
      </w:r>
      <w:proofErr w:type="spellEnd"/>
      <w:r w:rsidR="00183121" w:rsidRPr="00183121">
        <w:rPr>
          <w:rFonts w:ascii="Times New Roman" w:hAnsi="Times New Roman" w:cs="Times New Roman"/>
          <w:sz w:val="24"/>
          <w:szCs w:val="24"/>
        </w:rPr>
        <w:t xml:space="preserve"> 2.0 </w:t>
      </w:r>
      <w:r w:rsidR="00C34EFA">
        <w:rPr>
          <w:rFonts w:ascii="Times New Roman" w:hAnsi="Times New Roman" w:cs="Times New Roman"/>
          <w:sz w:val="24"/>
          <w:szCs w:val="24"/>
        </w:rPr>
        <w:t>was</w:t>
      </w:r>
      <w:r w:rsidR="00183121">
        <w:rPr>
          <w:rFonts w:ascii="Times New Roman" w:hAnsi="Times New Roman" w:cs="Times New Roman"/>
          <w:sz w:val="24"/>
          <w:szCs w:val="24"/>
        </w:rPr>
        <w:t xml:space="preserve"> trained on</w:t>
      </w:r>
      <w:r w:rsidR="00183121" w:rsidRPr="00183121">
        <w:rPr>
          <w:rFonts w:ascii="Times New Roman" w:hAnsi="Times New Roman" w:cs="Times New Roman"/>
          <w:sz w:val="24"/>
          <w:szCs w:val="24"/>
        </w:rPr>
        <w:t xml:space="preserve"> hierarchical </w:t>
      </w:r>
      <w:r w:rsidR="00183121">
        <w:rPr>
          <w:rFonts w:ascii="Times New Roman" w:hAnsi="Times New Roman" w:cs="Times New Roman"/>
          <w:sz w:val="24"/>
          <w:szCs w:val="24"/>
        </w:rPr>
        <w:t>toxicity</w:t>
      </w:r>
      <w:r w:rsidR="00183121" w:rsidRPr="00183121">
        <w:rPr>
          <w:rFonts w:ascii="Times New Roman" w:hAnsi="Times New Roman" w:cs="Times New Roman"/>
          <w:sz w:val="24"/>
          <w:szCs w:val="24"/>
        </w:rPr>
        <w:t xml:space="preserve"> datasets without target-specific focus</w:t>
      </w:r>
      <w:r w:rsidR="00183121">
        <w:rPr>
          <w:rFonts w:ascii="Times New Roman" w:hAnsi="Times New Roman" w:cs="Times New Roman"/>
          <w:sz w:val="24"/>
          <w:szCs w:val="24"/>
        </w:rPr>
        <w:t xml:space="preserve"> </w:t>
      </w:r>
      <w:r w:rsidR="00183121">
        <w:rPr>
          <w:rFonts w:ascii="Times New Roman" w:hAnsi="Times New Roman" w:cs="Times New Roman"/>
          <w:sz w:val="24"/>
          <w:szCs w:val="24"/>
        </w:rPr>
        <w:fldChar w:fldCharType="begin">
          <w:fldData xml:space="preserve">PEVuZE5vdGU+PENpdGU+PEF1dGhvcj5aaGFuZzwvQXV0aG9yPjxZZWFyPjIwMjQ8L1llYXI+PFJl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PEVuZE5vdGU+PENpdGU+PEF1dGhvcj5aaGFuZzwvQXV0aG9yPjxZZWFyPjIwMjQ8L1llYXI+PFJl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183121">
        <w:rPr>
          <w:rFonts w:ascii="Times New Roman" w:hAnsi="Times New Roman" w:cs="Times New Roman"/>
          <w:sz w:val="24"/>
          <w:szCs w:val="24"/>
        </w:rPr>
      </w:r>
      <w:r w:rsidR="00183121">
        <w:rPr>
          <w:rFonts w:ascii="Times New Roman" w:hAnsi="Times New Roman" w:cs="Times New Roman"/>
          <w:sz w:val="24"/>
          <w:szCs w:val="24"/>
        </w:rPr>
        <w:fldChar w:fldCharType="separate"/>
      </w:r>
      <w:r w:rsidR="003E4C45">
        <w:rPr>
          <w:rFonts w:ascii="Times New Roman" w:hAnsi="Times New Roman" w:cs="Times New Roman"/>
          <w:noProof/>
          <w:sz w:val="24"/>
          <w:szCs w:val="24"/>
        </w:rPr>
        <w:t>[35-37]</w:t>
      </w:r>
      <w:r w:rsidR="00183121">
        <w:rPr>
          <w:rFonts w:ascii="Times New Roman" w:hAnsi="Times New Roman" w:cs="Times New Roman"/>
          <w:sz w:val="24"/>
          <w:szCs w:val="24"/>
        </w:rPr>
        <w:fldChar w:fldCharType="end"/>
      </w:r>
      <w:r w:rsidR="00183121">
        <w:rPr>
          <w:rFonts w:ascii="Times New Roman" w:hAnsi="Times New Roman" w:cs="Times New Roman"/>
          <w:sz w:val="24"/>
          <w:szCs w:val="24"/>
        </w:rPr>
        <w:t xml:space="preserve">. </w:t>
      </w:r>
      <w:r w:rsidR="002508DF">
        <w:rPr>
          <w:rFonts w:ascii="Times New Roman" w:hAnsi="Times New Roman" w:cs="Times New Roman"/>
          <w:sz w:val="24"/>
          <w:szCs w:val="24"/>
        </w:rPr>
        <w:t xml:space="preserve">Conversely, </w:t>
      </w:r>
      <w:r w:rsidR="002508DF" w:rsidRPr="002508DF">
        <w:rPr>
          <w:rFonts w:ascii="Times New Roman" w:hAnsi="Times New Roman" w:cs="Times New Roman"/>
          <w:sz w:val="24"/>
          <w:szCs w:val="24"/>
        </w:rPr>
        <w:t xml:space="preserve">GPCR-specific models have </w:t>
      </w:r>
      <w:r w:rsidR="002508DF" w:rsidRPr="002508DF">
        <w:rPr>
          <w:rFonts w:ascii="Times New Roman" w:hAnsi="Times New Roman" w:cs="Times New Roman"/>
          <w:sz w:val="24"/>
          <w:szCs w:val="24"/>
        </w:rPr>
        <w:lastRenderedPageBreak/>
        <w:t>advanced</w:t>
      </w:r>
      <w:r w:rsidR="002508DF">
        <w:rPr>
          <w:rFonts w:ascii="Times New Roman" w:hAnsi="Times New Roman" w:cs="Times New Roman"/>
          <w:sz w:val="24"/>
          <w:szCs w:val="24"/>
        </w:rPr>
        <w:t xml:space="preserve"> </w:t>
      </w:r>
      <w:r w:rsidR="0097625A">
        <w:rPr>
          <w:rFonts w:ascii="Times New Roman" w:hAnsi="Times New Roman" w:cs="Times New Roman"/>
          <w:sz w:val="24"/>
          <w:szCs w:val="24"/>
        </w:rPr>
        <w:t>from</w:t>
      </w:r>
      <w:r w:rsidR="002508DF" w:rsidRPr="00884F86">
        <w:rPr>
          <w:rFonts w:ascii="Times New Roman" w:hAnsi="Times New Roman" w:cs="Times New Roman"/>
          <w:sz w:val="24"/>
          <w:szCs w:val="24"/>
        </w:rPr>
        <w:t xml:space="preserve"> </w:t>
      </w:r>
      <w:r w:rsidR="00C34EFA">
        <w:rPr>
          <w:rFonts w:ascii="Times New Roman" w:hAnsi="Times New Roman" w:cs="Times New Roman"/>
          <w:sz w:val="24"/>
          <w:szCs w:val="24"/>
        </w:rPr>
        <w:t xml:space="preserve">simple </w:t>
      </w:r>
      <w:r w:rsidR="00183121">
        <w:rPr>
          <w:rFonts w:ascii="Times New Roman" w:hAnsi="Times New Roman" w:cs="Times New Roman"/>
          <w:sz w:val="24"/>
          <w:szCs w:val="24"/>
        </w:rPr>
        <w:t xml:space="preserve">machine learning </w:t>
      </w:r>
      <w:r w:rsidR="00183121" w:rsidRPr="00884F86">
        <w:rPr>
          <w:rFonts w:ascii="Times New Roman" w:hAnsi="Times New Roman" w:cs="Times New Roman"/>
          <w:sz w:val="24"/>
          <w:szCs w:val="24"/>
        </w:rPr>
        <w:t>ensemble classifiers</w:t>
      </w:r>
      <w:r w:rsidR="0097625A">
        <w:rPr>
          <w:rFonts w:ascii="Times New Roman" w:hAnsi="Times New Roman" w:cs="Times New Roman"/>
          <w:sz w:val="24"/>
          <w:szCs w:val="24"/>
        </w:rPr>
        <w:t xml:space="preserve"> to </w:t>
      </w:r>
      <w:r w:rsidR="00183121">
        <w:rPr>
          <w:rFonts w:ascii="Times New Roman" w:hAnsi="Times New Roman" w:cs="Times New Roman"/>
          <w:sz w:val="24"/>
          <w:szCs w:val="24"/>
        </w:rPr>
        <w:t xml:space="preserve">physics-based free-energy calculations and </w:t>
      </w:r>
      <w:r w:rsidR="00183121" w:rsidRPr="00884F86">
        <w:rPr>
          <w:rFonts w:ascii="Times New Roman" w:hAnsi="Times New Roman" w:cs="Times New Roman"/>
          <w:sz w:val="24"/>
          <w:szCs w:val="24"/>
        </w:rPr>
        <w:t>sophisticated deep learning architectures</w:t>
      </w:r>
      <w:r w:rsidR="000111E0">
        <w:rPr>
          <w:rFonts w:ascii="Times New Roman" w:hAnsi="Times New Roman" w:cs="Times New Roman"/>
          <w:sz w:val="24"/>
          <w:szCs w:val="24"/>
        </w:rPr>
        <w:t xml:space="preserve"> </w:t>
      </w:r>
      <w:r w:rsidR="000111E0">
        <w:rPr>
          <w:rFonts w:ascii="Times New Roman" w:hAnsi="Times New Roman" w:cs="Times New Roman"/>
          <w:sz w:val="24"/>
          <w:szCs w:val="24"/>
        </w:rPr>
        <w:fldChar w:fldCharType="begin">
          <w:fldData xml:space="preserve">PEVuZE5vdGU+PENpdGU+PEF1dGhvcj5BaG1lZDwvQXV0aG9yPjxZZWFyPjIwMjE8L1llYXI+PFJl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PEVuZE5vdGU+PENpdGU+PEF1dGhvcj5BaG1lZDwvQXV0aG9yPjxZZWFyPjIwMjE8L1llYXI+PFJl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0111E0">
        <w:rPr>
          <w:rFonts w:ascii="Times New Roman" w:hAnsi="Times New Roman" w:cs="Times New Roman"/>
          <w:sz w:val="24"/>
          <w:szCs w:val="24"/>
        </w:rPr>
      </w:r>
      <w:r w:rsidR="000111E0">
        <w:rPr>
          <w:rFonts w:ascii="Times New Roman" w:hAnsi="Times New Roman" w:cs="Times New Roman"/>
          <w:sz w:val="24"/>
          <w:szCs w:val="24"/>
        </w:rPr>
        <w:fldChar w:fldCharType="separate"/>
      </w:r>
      <w:r w:rsidR="003E4C45">
        <w:rPr>
          <w:rFonts w:ascii="Times New Roman" w:hAnsi="Times New Roman" w:cs="Times New Roman"/>
          <w:noProof/>
          <w:sz w:val="24"/>
          <w:szCs w:val="24"/>
        </w:rPr>
        <w:t>[38-40]</w:t>
      </w:r>
      <w:r w:rsidR="000111E0">
        <w:rPr>
          <w:rFonts w:ascii="Times New Roman" w:hAnsi="Times New Roman" w:cs="Times New Roman"/>
          <w:sz w:val="24"/>
          <w:szCs w:val="24"/>
        </w:rPr>
        <w:fldChar w:fldCharType="end"/>
      </w:r>
      <w:r w:rsidR="00183121">
        <w:rPr>
          <w:rFonts w:ascii="Times New Roman" w:hAnsi="Times New Roman" w:cs="Times New Roman"/>
          <w:sz w:val="24"/>
          <w:szCs w:val="24"/>
        </w:rPr>
        <w:t xml:space="preserve">. </w:t>
      </w:r>
      <w:r w:rsidR="000111E0">
        <w:rPr>
          <w:rFonts w:ascii="Times New Roman" w:hAnsi="Times New Roman" w:cs="Times New Roman"/>
          <w:sz w:val="24"/>
          <w:szCs w:val="24"/>
        </w:rPr>
        <w:t xml:space="preserve">Models </w:t>
      </w:r>
      <w:r w:rsidR="000F7ADC" w:rsidRPr="000F7ADC">
        <w:rPr>
          <w:rFonts w:ascii="Times New Roman" w:hAnsi="Times New Roman" w:cs="Times New Roman"/>
          <w:sz w:val="24"/>
          <w:szCs w:val="24"/>
        </w:rPr>
        <w:t xml:space="preserve">have also been developed for distinguishing allosteric versus </w:t>
      </w:r>
      <w:proofErr w:type="spellStart"/>
      <w:r w:rsidR="000F7ADC" w:rsidRPr="000F7ADC">
        <w:rPr>
          <w:rFonts w:ascii="Times New Roman" w:hAnsi="Times New Roman" w:cs="Times New Roman"/>
          <w:sz w:val="24"/>
          <w:szCs w:val="24"/>
        </w:rPr>
        <w:t>orthosteric</w:t>
      </w:r>
      <w:proofErr w:type="spellEnd"/>
      <w:r w:rsidR="000F7ADC" w:rsidRPr="000F7ADC">
        <w:rPr>
          <w:rFonts w:ascii="Times New Roman" w:hAnsi="Times New Roman" w:cs="Times New Roman"/>
          <w:sz w:val="24"/>
          <w:szCs w:val="24"/>
        </w:rPr>
        <w:t xml:space="preserve"> binding sites and evaluating whether focusing on transmembrane helices </w:t>
      </w:r>
      <w:r w:rsidR="0097625A">
        <w:rPr>
          <w:rFonts w:ascii="Times New Roman" w:hAnsi="Times New Roman" w:cs="Times New Roman"/>
          <w:sz w:val="24"/>
          <w:szCs w:val="24"/>
        </w:rPr>
        <w:t xml:space="preserve">instead of the entire sequence </w:t>
      </w:r>
      <w:r w:rsidR="000F7ADC" w:rsidRPr="000F7ADC">
        <w:rPr>
          <w:rFonts w:ascii="Times New Roman" w:hAnsi="Times New Roman" w:cs="Times New Roman"/>
          <w:sz w:val="24"/>
          <w:szCs w:val="24"/>
        </w:rPr>
        <w:t>enhances binding prediction</w:t>
      </w:r>
      <w:r w:rsidR="000111E0">
        <w:rPr>
          <w:rFonts w:ascii="Times New Roman" w:hAnsi="Times New Roman" w:cs="Times New Roman"/>
          <w:sz w:val="24"/>
          <w:szCs w:val="24"/>
        </w:rPr>
        <w:t xml:space="preserve"> </w:t>
      </w:r>
      <w:r w:rsidR="000F7ADC">
        <w:rPr>
          <w:rFonts w:ascii="Times New Roman" w:hAnsi="Times New Roman" w:cs="Times New Roman"/>
          <w:sz w:val="24"/>
          <w:szCs w:val="24"/>
        </w:rPr>
        <w:fldChar w:fldCharType="begin">
          <w:fldData xml:space="preserve">PEVuZE5vdGU+PENpdGU+PEF1dGhvcj5CdXJnZ3JhYWZmPC9BdXRob3I+PFllYXI+MjAyMDwvWWVh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PEVuZE5vdGU+PENpdGU+PEF1dGhvcj5CdXJnZ3JhYWZmPC9BdXRob3I+PFllYXI+MjAyMDwvWWVh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0F7ADC">
        <w:rPr>
          <w:rFonts w:ascii="Times New Roman" w:hAnsi="Times New Roman" w:cs="Times New Roman"/>
          <w:sz w:val="24"/>
          <w:szCs w:val="24"/>
        </w:rPr>
      </w:r>
      <w:r w:rsidR="000F7ADC">
        <w:rPr>
          <w:rFonts w:ascii="Times New Roman" w:hAnsi="Times New Roman" w:cs="Times New Roman"/>
          <w:sz w:val="24"/>
          <w:szCs w:val="24"/>
        </w:rPr>
        <w:fldChar w:fldCharType="separate"/>
      </w:r>
      <w:r w:rsidR="003E4C45">
        <w:rPr>
          <w:rFonts w:ascii="Times New Roman" w:hAnsi="Times New Roman" w:cs="Times New Roman"/>
          <w:noProof/>
          <w:sz w:val="24"/>
          <w:szCs w:val="24"/>
        </w:rPr>
        <w:t>[41, 42]</w:t>
      </w:r>
      <w:r w:rsidR="000F7ADC">
        <w:rPr>
          <w:rFonts w:ascii="Times New Roman" w:hAnsi="Times New Roman" w:cs="Times New Roman"/>
          <w:sz w:val="24"/>
          <w:szCs w:val="24"/>
        </w:rPr>
        <w:fldChar w:fldCharType="end"/>
      </w:r>
      <w:r w:rsidR="000111E0">
        <w:rPr>
          <w:rFonts w:ascii="Times New Roman" w:hAnsi="Times New Roman" w:cs="Times New Roman"/>
          <w:sz w:val="24"/>
          <w:szCs w:val="24"/>
        </w:rPr>
        <w:t>.</w:t>
      </w:r>
      <w:r w:rsidR="000F7ADC">
        <w:rPr>
          <w:rFonts w:ascii="Times New Roman" w:hAnsi="Times New Roman" w:cs="Times New Roman"/>
          <w:sz w:val="24"/>
          <w:szCs w:val="24"/>
        </w:rPr>
        <w:t xml:space="preserve"> </w:t>
      </w:r>
      <w:r w:rsidR="000111E0" w:rsidRPr="00884F86">
        <w:rPr>
          <w:rFonts w:ascii="Times New Roman" w:hAnsi="Times New Roman" w:cs="Times New Roman"/>
          <w:sz w:val="24"/>
          <w:szCs w:val="24"/>
        </w:rPr>
        <w:t xml:space="preserve">More recently, Brahma et al. developed </w:t>
      </w:r>
      <w:proofErr w:type="spellStart"/>
      <w:r w:rsidR="000111E0" w:rsidRPr="00884F86">
        <w:rPr>
          <w:rFonts w:ascii="Times New Roman" w:hAnsi="Times New Roman" w:cs="Times New Roman"/>
          <w:sz w:val="24"/>
          <w:szCs w:val="24"/>
        </w:rPr>
        <w:t>AiGPro</w:t>
      </w:r>
      <w:proofErr w:type="spellEnd"/>
      <w:r w:rsidR="000111E0">
        <w:rPr>
          <w:rFonts w:ascii="Times New Roman" w:hAnsi="Times New Roman" w:cs="Times New Roman"/>
          <w:sz w:val="24"/>
          <w:szCs w:val="24"/>
        </w:rPr>
        <w:t xml:space="preserve">, </w:t>
      </w:r>
      <w:r w:rsidR="00C17384">
        <w:rPr>
          <w:rFonts w:ascii="Times New Roman" w:hAnsi="Times New Roman" w:cs="Times New Roman"/>
          <w:sz w:val="24"/>
          <w:szCs w:val="24"/>
        </w:rPr>
        <w:t xml:space="preserve">which </w:t>
      </w:r>
      <w:r w:rsidR="000111E0" w:rsidRPr="00884F86">
        <w:rPr>
          <w:rFonts w:ascii="Times New Roman" w:hAnsi="Times New Roman" w:cs="Times New Roman"/>
          <w:sz w:val="24"/>
          <w:szCs w:val="24"/>
        </w:rPr>
        <w:t>predict</w:t>
      </w:r>
      <w:r w:rsidR="00C17384">
        <w:rPr>
          <w:rFonts w:ascii="Times New Roman" w:hAnsi="Times New Roman" w:cs="Times New Roman"/>
          <w:sz w:val="24"/>
          <w:szCs w:val="24"/>
        </w:rPr>
        <w:t>s</w:t>
      </w:r>
      <w:r w:rsidR="000111E0" w:rsidRPr="00884F86">
        <w:rPr>
          <w:rFonts w:ascii="Times New Roman" w:hAnsi="Times New Roman" w:cs="Times New Roman"/>
          <w:sz w:val="24"/>
          <w:szCs w:val="24"/>
        </w:rPr>
        <w:t xml:space="preserve"> agonist and antagonist bioactivity across 231 GPCRs</w:t>
      </w:r>
      <w:r w:rsidR="000F7ADC">
        <w:rPr>
          <w:rFonts w:ascii="Times New Roman" w:hAnsi="Times New Roman" w:cs="Times New Roman"/>
          <w:sz w:val="24"/>
          <w:szCs w:val="24"/>
        </w:rPr>
        <w:t xml:space="preserve"> </w:t>
      </w:r>
      <w:r w:rsidR="000F7ADC">
        <w:rPr>
          <w:rFonts w:ascii="Times New Roman" w:hAnsi="Times New Roman" w:cs="Times New Roman"/>
          <w:sz w:val="24"/>
          <w:szCs w:val="24"/>
        </w:rPr>
        <w:fldChar w:fldCharType="begin">
          <w:fldData xml:space="preserve">PEVuZE5vdGU+PENpdGU+PEF1dGhvcj5CcmFobWE8L0F1dGhvcj48WWVhcj4yMDI1PC9ZZWFyPjxS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PEVuZE5vdGU+PENpdGU+PEF1dGhvcj5CcmFobWE8L0F1dGhvcj48WWVhcj4yMDI1PC9ZZWFyPjxS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0F7ADC">
        <w:rPr>
          <w:rFonts w:ascii="Times New Roman" w:hAnsi="Times New Roman" w:cs="Times New Roman"/>
          <w:sz w:val="24"/>
          <w:szCs w:val="24"/>
        </w:rPr>
      </w:r>
      <w:r w:rsidR="000F7ADC">
        <w:rPr>
          <w:rFonts w:ascii="Times New Roman" w:hAnsi="Times New Roman" w:cs="Times New Roman"/>
          <w:sz w:val="24"/>
          <w:szCs w:val="24"/>
        </w:rPr>
        <w:fldChar w:fldCharType="separate"/>
      </w:r>
      <w:r w:rsidR="003E4C45">
        <w:rPr>
          <w:rFonts w:ascii="Times New Roman" w:hAnsi="Times New Roman" w:cs="Times New Roman"/>
          <w:noProof/>
          <w:sz w:val="24"/>
          <w:szCs w:val="24"/>
        </w:rPr>
        <w:t>[43]</w:t>
      </w:r>
      <w:r w:rsidR="000F7ADC">
        <w:rPr>
          <w:rFonts w:ascii="Times New Roman" w:hAnsi="Times New Roman" w:cs="Times New Roman"/>
          <w:sz w:val="24"/>
          <w:szCs w:val="24"/>
        </w:rPr>
        <w:fldChar w:fldCharType="end"/>
      </w:r>
      <w:r w:rsidR="000111E0" w:rsidRPr="00884F86">
        <w:rPr>
          <w:rFonts w:ascii="Times New Roman" w:hAnsi="Times New Roman" w:cs="Times New Roman"/>
          <w:sz w:val="24"/>
          <w:szCs w:val="24"/>
        </w:rPr>
        <w:t>.</w:t>
      </w:r>
      <w:r w:rsidR="000F7ADC">
        <w:rPr>
          <w:rFonts w:ascii="Times New Roman" w:hAnsi="Times New Roman" w:cs="Times New Roman"/>
          <w:sz w:val="24"/>
          <w:szCs w:val="24"/>
        </w:rPr>
        <w:t xml:space="preserve"> </w:t>
      </w:r>
      <w:r w:rsidR="002508DF" w:rsidRPr="002508DF">
        <w:rPr>
          <w:rFonts w:ascii="Times New Roman" w:hAnsi="Times New Roman" w:cs="Times New Roman"/>
          <w:sz w:val="24"/>
          <w:szCs w:val="24"/>
        </w:rPr>
        <w:t xml:space="preserve">However, these frameworks </w:t>
      </w:r>
      <w:r w:rsidR="00251E48">
        <w:rPr>
          <w:rFonts w:ascii="Times New Roman" w:hAnsi="Times New Roman" w:cs="Times New Roman"/>
          <w:sz w:val="24"/>
          <w:szCs w:val="24"/>
        </w:rPr>
        <w:t>focus</w:t>
      </w:r>
      <w:r w:rsidR="00C17384">
        <w:rPr>
          <w:rFonts w:ascii="Times New Roman" w:hAnsi="Times New Roman" w:cs="Times New Roman"/>
          <w:sz w:val="24"/>
          <w:szCs w:val="24"/>
        </w:rPr>
        <w:t xml:space="preserve"> mostly</w:t>
      </w:r>
      <w:r w:rsidR="00251E48">
        <w:rPr>
          <w:rFonts w:ascii="Times New Roman" w:hAnsi="Times New Roman" w:cs="Times New Roman"/>
          <w:sz w:val="24"/>
          <w:szCs w:val="24"/>
        </w:rPr>
        <w:t xml:space="preserve"> on </w:t>
      </w:r>
      <w:r w:rsidR="005A0D22">
        <w:rPr>
          <w:rFonts w:ascii="Times New Roman" w:hAnsi="Times New Roman" w:cs="Times New Roman"/>
          <w:sz w:val="24"/>
          <w:szCs w:val="24"/>
        </w:rPr>
        <w:t xml:space="preserve">either </w:t>
      </w:r>
      <w:r w:rsidR="00251E48">
        <w:rPr>
          <w:rFonts w:ascii="Times New Roman" w:hAnsi="Times New Roman" w:cs="Times New Roman"/>
          <w:sz w:val="24"/>
          <w:szCs w:val="24"/>
        </w:rPr>
        <w:t xml:space="preserve">highlighting model sophistication </w:t>
      </w:r>
      <w:r w:rsidR="005A0D22">
        <w:rPr>
          <w:rFonts w:ascii="Times New Roman" w:hAnsi="Times New Roman" w:cs="Times New Roman"/>
          <w:sz w:val="24"/>
          <w:szCs w:val="24"/>
        </w:rPr>
        <w:t xml:space="preserve">or drug discovery applications rather than toxicity endpoints. </w:t>
      </w:r>
      <w:r w:rsidR="00251E48">
        <w:rPr>
          <w:rFonts w:ascii="Times New Roman" w:hAnsi="Times New Roman" w:cs="Times New Roman"/>
          <w:sz w:val="24"/>
          <w:szCs w:val="24"/>
        </w:rPr>
        <w:t>Additionally</w:t>
      </w:r>
      <w:r w:rsidR="000F7ADC" w:rsidRPr="000F7ADC">
        <w:rPr>
          <w:rFonts w:ascii="Times New Roman" w:hAnsi="Times New Roman" w:cs="Times New Roman"/>
          <w:sz w:val="24"/>
          <w:szCs w:val="24"/>
        </w:rPr>
        <w:t xml:space="preserve">, most GPCR-ligand prediction </w:t>
      </w:r>
      <w:r w:rsidR="000F7ADC">
        <w:rPr>
          <w:rFonts w:ascii="Times New Roman" w:hAnsi="Times New Roman" w:cs="Times New Roman"/>
          <w:sz w:val="24"/>
          <w:szCs w:val="24"/>
        </w:rPr>
        <w:t>studies</w:t>
      </w:r>
      <w:r w:rsidR="000F7ADC" w:rsidRPr="000F7ADC">
        <w:rPr>
          <w:rFonts w:ascii="Times New Roman" w:hAnsi="Times New Roman" w:cs="Times New Roman"/>
          <w:sz w:val="24"/>
          <w:szCs w:val="24"/>
        </w:rPr>
        <w:t xml:space="preserve"> </w:t>
      </w:r>
      <w:r w:rsidR="000F7ADC">
        <w:rPr>
          <w:rFonts w:ascii="Times New Roman" w:hAnsi="Times New Roman" w:cs="Times New Roman"/>
          <w:sz w:val="24"/>
          <w:szCs w:val="24"/>
        </w:rPr>
        <w:t>use</w:t>
      </w:r>
      <w:r w:rsidR="000F7ADC" w:rsidRPr="000F7ADC">
        <w:rPr>
          <w:rFonts w:ascii="Times New Roman" w:hAnsi="Times New Roman" w:cs="Times New Roman"/>
          <w:sz w:val="24"/>
          <w:szCs w:val="24"/>
        </w:rPr>
        <w:t xml:space="preserve"> random data splits for validation, which often contain overlapping ligands and proteins between training and test sets, leading to over</w:t>
      </w:r>
      <w:r w:rsidR="00A04CFA">
        <w:rPr>
          <w:rFonts w:ascii="Times New Roman" w:hAnsi="Times New Roman" w:cs="Times New Roman"/>
          <w:sz w:val="24"/>
          <w:szCs w:val="24"/>
        </w:rPr>
        <w:t xml:space="preserve">ly </w:t>
      </w:r>
      <w:r w:rsidR="000F7ADC" w:rsidRPr="000F7ADC">
        <w:rPr>
          <w:rFonts w:ascii="Times New Roman" w:hAnsi="Times New Roman" w:cs="Times New Roman"/>
          <w:sz w:val="24"/>
          <w:szCs w:val="24"/>
        </w:rPr>
        <w:t>optimistic performance estimates</w:t>
      </w:r>
      <w:r w:rsidR="00672F1B">
        <w:rPr>
          <w:rFonts w:ascii="Times New Roman" w:hAnsi="Times New Roman" w:cs="Times New Roman"/>
          <w:sz w:val="24"/>
          <w:szCs w:val="24"/>
        </w:rPr>
        <w:t xml:space="preserve">. </w:t>
      </w:r>
      <w:r w:rsidR="00672F1B" w:rsidRPr="00672F1B">
        <w:rPr>
          <w:rFonts w:ascii="Times New Roman" w:hAnsi="Times New Roman" w:cs="Times New Roman"/>
          <w:sz w:val="24"/>
          <w:szCs w:val="24"/>
        </w:rPr>
        <w:t>More rigorous evaluation frameworks that distinguish between scenarios with novel drugs, novel proteins, or both demonstrate that model performance degrades substantially when similarity to training data decreases</w:t>
      </w:r>
      <w:r w:rsidR="004B4A22">
        <w:rPr>
          <w:rFonts w:ascii="Times New Roman" w:hAnsi="Times New Roman" w:cs="Times New Roman"/>
          <w:sz w:val="24"/>
          <w:szCs w:val="24"/>
        </w:rPr>
        <w:t xml:space="preserve"> </w:t>
      </w:r>
      <w:r w:rsidR="004B4A22">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PjxSZWNOdW0+NDgzPC9SZWNOdW0+PERpc3BsYXlUZXh0PlsyMF08L0Rpc3BsYXlUZXh0PjxyZWNv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PjxSZWNOdW0+NDgzPC9SZWNOdW0+PERpc3BsYXlUZXh0PlsyMF08L0Rpc3BsYXlUZXh0PjxyZWNv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4B4A22">
        <w:rPr>
          <w:rFonts w:ascii="Times New Roman" w:hAnsi="Times New Roman" w:cs="Times New Roman"/>
          <w:sz w:val="24"/>
          <w:szCs w:val="24"/>
        </w:rPr>
      </w:r>
      <w:r w:rsidR="004B4A22">
        <w:rPr>
          <w:rFonts w:ascii="Times New Roman" w:hAnsi="Times New Roman" w:cs="Times New Roman"/>
          <w:sz w:val="24"/>
          <w:szCs w:val="24"/>
        </w:rPr>
        <w:fldChar w:fldCharType="separate"/>
      </w:r>
      <w:r w:rsidR="003E4C45">
        <w:rPr>
          <w:rFonts w:ascii="Times New Roman" w:hAnsi="Times New Roman" w:cs="Times New Roman"/>
          <w:noProof/>
          <w:sz w:val="24"/>
          <w:szCs w:val="24"/>
        </w:rPr>
        <w:t>[20]</w:t>
      </w:r>
      <w:r w:rsidR="004B4A22">
        <w:rPr>
          <w:rFonts w:ascii="Times New Roman" w:hAnsi="Times New Roman" w:cs="Times New Roman"/>
          <w:sz w:val="24"/>
          <w:szCs w:val="24"/>
        </w:rPr>
        <w:fldChar w:fldCharType="end"/>
      </w:r>
      <w:r w:rsidR="00672F1B">
        <w:rPr>
          <w:rFonts w:ascii="Times New Roman" w:hAnsi="Times New Roman" w:cs="Times New Roman"/>
          <w:sz w:val="24"/>
          <w:szCs w:val="24"/>
        </w:rPr>
        <w:t xml:space="preserve">. </w:t>
      </w:r>
      <w:r w:rsidR="002508DF" w:rsidRPr="002508DF">
        <w:rPr>
          <w:rFonts w:ascii="Times New Roman" w:hAnsi="Times New Roman" w:cs="Times New Roman"/>
          <w:sz w:val="24"/>
          <w:szCs w:val="24"/>
        </w:rPr>
        <w:t>This combination of limited GPCR representation in neurotoxicity models</w:t>
      </w:r>
      <w:r w:rsidR="00672F1B">
        <w:rPr>
          <w:rFonts w:ascii="Times New Roman" w:hAnsi="Times New Roman" w:cs="Times New Roman"/>
          <w:sz w:val="24"/>
          <w:szCs w:val="24"/>
        </w:rPr>
        <w:t xml:space="preserve">, </w:t>
      </w:r>
      <w:r w:rsidR="008720A5" w:rsidRPr="008720A5">
        <w:rPr>
          <w:rFonts w:ascii="Times New Roman" w:hAnsi="Times New Roman" w:cs="Times New Roman"/>
          <w:sz w:val="24"/>
          <w:szCs w:val="24"/>
        </w:rPr>
        <w:t>lack of focus on neurologically-relevant GPCRs in existing DTI models</w:t>
      </w:r>
      <w:r w:rsidR="00672F1B">
        <w:rPr>
          <w:rFonts w:ascii="Times New Roman" w:hAnsi="Times New Roman" w:cs="Times New Roman"/>
          <w:sz w:val="24"/>
          <w:szCs w:val="24"/>
        </w:rPr>
        <w:t xml:space="preserve">, </w:t>
      </w:r>
      <w:r w:rsidR="00672F1B" w:rsidRPr="00672F1B">
        <w:rPr>
          <w:rFonts w:ascii="Times New Roman" w:hAnsi="Times New Roman" w:cs="Times New Roman"/>
          <w:sz w:val="24"/>
          <w:szCs w:val="24"/>
        </w:rPr>
        <w:t>and inadequate validation practices</w:t>
      </w:r>
      <w:r w:rsidR="000F7ADC">
        <w:rPr>
          <w:rFonts w:ascii="Times New Roman" w:hAnsi="Times New Roman" w:cs="Times New Roman"/>
          <w:sz w:val="24"/>
          <w:szCs w:val="24"/>
        </w:rPr>
        <w:t xml:space="preserve"> </w:t>
      </w:r>
      <w:r w:rsidR="002508DF" w:rsidRPr="002508DF">
        <w:rPr>
          <w:rFonts w:ascii="Times New Roman" w:hAnsi="Times New Roman" w:cs="Times New Roman"/>
          <w:sz w:val="24"/>
          <w:szCs w:val="24"/>
        </w:rPr>
        <w:t xml:space="preserve">motivates the development of a specialized </w:t>
      </w:r>
      <w:r w:rsidR="008720A5" w:rsidRPr="008720A5">
        <w:rPr>
          <w:rFonts w:ascii="Times New Roman" w:hAnsi="Times New Roman" w:cs="Times New Roman"/>
          <w:sz w:val="24"/>
          <w:szCs w:val="24"/>
        </w:rPr>
        <w:t xml:space="preserve">framework for predicting ligand interactions with </w:t>
      </w:r>
      <w:ins w:id="70" w:author="Souvik Dey [Contractor Foreign National]" w:date="2026-01-22T14:23:00Z" w16du:dateUtc="2026-01-22T19:23:00Z">
        <w:r w:rsidR="008F3F23">
          <w:rPr>
            <w:rFonts w:ascii="Times New Roman" w:hAnsi="Times New Roman" w:cs="Times New Roman"/>
            <w:sz w:val="24"/>
            <w:szCs w:val="24"/>
          </w:rPr>
          <w:t>neurologically-relevant GPCRs</w:t>
        </w:r>
        <w:r w:rsidR="008F3F23" w:rsidRPr="008720A5" w:rsidDel="008F3F23">
          <w:rPr>
            <w:rFonts w:ascii="Times New Roman" w:hAnsi="Times New Roman" w:cs="Times New Roman"/>
            <w:sz w:val="24"/>
            <w:szCs w:val="24"/>
          </w:rPr>
          <w:t xml:space="preserve"> </w:t>
        </w:r>
      </w:ins>
      <w:r w:rsidR="008720A5" w:rsidRPr="008720A5">
        <w:rPr>
          <w:rFonts w:ascii="Times New Roman" w:hAnsi="Times New Roman" w:cs="Times New Roman"/>
          <w:sz w:val="24"/>
          <w:szCs w:val="24"/>
        </w:rPr>
        <w:t xml:space="preserve">using </w:t>
      </w:r>
      <w:r w:rsidR="00672F1B" w:rsidRPr="00672F1B">
        <w:rPr>
          <w:rFonts w:ascii="Times New Roman" w:hAnsi="Times New Roman" w:cs="Times New Roman"/>
          <w:sz w:val="24"/>
          <w:szCs w:val="24"/>
        </w:rPr>
        <w:t>rigorous out-of-distribution evaluation.</w:t>
      </w:r>
    </w:p>
    <w:p w14:paraId="03661BF8" w14:textId="32105DF1" w:rsidR="003A1AF7" w:rsidRPr="003A1AF7" w:rsidRDefault="00FC6E15" w:rsidP="002029BA">
      <w:pPr>
        <w:spacing w:after="360" w:line="480" w:lineRule="auto"/>
        <w:rPr>
          <w:rFonts w:ascii="Times New Roman" w:hAnsi="Times New Roman" w:cs="Times New Roman"/>
          <w:sz w:val="24"/>
          <w:szCs w:val="24"/>
        </w:rPr>
      </w:pPr>
      <w:r w:rsidRPr="003A1AF7">
        <w:rPr>
          <w:rFonts w:ascii="Times New Roman" w:hAnsi="Times New Roman" w:cs="Times New Roman"/>
          <w:sz w:val="24"/>
          <w:szCs w:val="24"/>
        </w:rPr>
        <w:t>In this work, we systematically develop</w:t>
      </w:r>
      <w:r>
        <w:rPr>
          <w:rFonts w:ascii="Times New Roman" w:hAnsi="Times New Roman" w:cs="Times New Roman"/>
          <w:sz w:val="24"/>
          <w:szCs w:val="24"/>
        </w:rPr>
        <w:t>ed</w:t>
      </w:r>
      <w:r w:rsidRPr="003A1AF7">
        <w:rPr>
          <w:rFonts w:ascii="Times New Roman" w:hAnsi="Times New Roman" w:cs="Times New Roman"/>
          <w:sz w:val="24"/>
          <w:szCs w:val="24"/>
        </w:rPr>
        <w:t xml:space="preserve"> and evaluate</w:t>
      </w:r>
      <w:r>
        <w:rPr>
          <w:rFonts w:ascii="Times New Roman" w:hAnsi="Times New Roman" w:cs="Times New Roman"/>
          <w:sz w:val="24"/>
          <w:szCs w:val="24"/>
        </w:rPr>
        <w:t>d</w:t>
      </w:r>
      <w:r w:rsidRPr="003A1AF7">
        <w:rPr>
          <w:rFonts w:ascii="Times New Roman" w:hAnsi="Times New Roman" w:cs="Times New Roman"/>
          <w:sz w:val="24"/>
          <w:szCs w:val="24"/>
        </w:rPr>
        <w:t xml:space="preserve"> deep learning architectures for predicting GPCR-ligand binding interactions </w:t>
      </w:r>
      <w:r w:rsidR="00D923C5" w:rsidRPr="00D923C5">
        <w:rPr>
          <w:rFonts w:ascii="Times New Roman" w:hAnsi="Times New Roman" w:cs="Times New Roman"/>
          <w:sz w:val="24"/>
          <w:szCs w:val="24"/>
        </w:rPr>
        <w:t xml:space="preserve">focusing on </w:t>
      </w:r>
      <w:ins w:id="71" w:author="Souvik Dey [Contractor Foreign National]" w:date="2026-01-22T14:22:00Z" w16du:dateUtc="2026-01-22T19:22:00Z">
        <w:r w:rsidR="008F3F23">
          <w:rPr>
            <w:rFonts w:ascii="Times New Roman" w:hAnsi="Times New Roman" w:cs="Times New Roman"/>
            <w:sz w:val="24"/>
            <w:szCs w:val="24"/>
          </w:rPr>
          <w:t xml:space="preserve">neurologically-relevant </w:t>
        </w:r>
      </w:ins>
      <w:ins w:id="72" w:author="Souvik Dey [Contractor Foreign National]" w:date="2026-01-22T14:23:00Z" w16du:dateUtc="2026-01-22T19:23:00Z">
        <w:r w:rsidR="008F3F23">
          <w:rPr>
            <w:rFonts w:ascii="Times New Roman" w:hAnsi="Times New Roman" w:cs="Times New Roman"/>
            <w:sz w:val="24"/>
            <w:szCs w:val="24"/>
          </w:rPr>
          <w:t>GPCRs.</w:t>
        </w:r>
      </w:ins>
      <w:r w:rsidR="00523EB3">
        <w:rPr>
          <w:rFonts w:ascii="Times New Roman" w:hAnsi="Times New Roman" w:cs="Times New Roman"/>
          <w:sz w:val="24"/>
          <w:szCs w:val="24"/>
        </w:rPr>
        <w:t xml:space="preserve"> </w:t>
      </w:r>
      <w:r w:rsidR="0011504B" w:rsidRPr="003A1AF7">
        <w:rPr>
          <w:rFonts w:ascii="Times New Roman" w:hAnsi="Times New Roman" w:cs="Times New Roman"/>
          <w:sz w:val="24"/>
          <w:szCs w:val="24"/>
        </w:rPr>
        <w:t xml:space="preserve">While </w:t>
      </w:r>
      <w:r w:rsidR="0011504B">
        <w:rPr>
          <w:rFonts w:ascii="Times New Roman" w:hAnsi="Times New Roman" w:cs="Times New Roman"/>
          <w:sz w:val="24"/>
          <w:szCs w:val="24"/>
        </w:rPr>
        <w:t>g</w:t>
      </w:r>
      <w:r w:rsidR="00523EB3">
        <w:rPr>
          <w:rFonts w:ascii="Times New Roman" w:hAnsi="Times New Roman" w:cs="Times New Roman"/>
          <w:sz w:val="24"/>
          <w:szCs w:val="24"/>
        </w:rPr>
        <w:t xml:space="preserve">eneral DTI methods are trained </w:t>
      </w:r>
      <w:r w:rsidR="003A68A6">
        <w:rPr>
          <w:rFonts w:ascii="Times New Roman" w:hAnsi="Times New Roman" w:cs="Times New Roman"/>
          <w:sz w:val="24"/>
          <w:szCs w:val="24"/>
        </w:rPr>
        <w:t>on</w:t>
      </w:r>
      <w:r w:rsidR="00523EB3">
        <w:rPr>
          <w:rFonts w:ascii="Times New Roman" w:hAnsi="Times New Roman" w:cs="Times New Roman"/>
          <w:sz w:val="24"/>
          <w:szCs w:val="24"/>
        </w:rPr>
        <w:t xml:space="preserve"> diverse proteins to broaden their applicability</w:t>
      </w:r>
      <w:r w:rsidR="0011504B">
        <w:rPr>
          <w:rFonts w:ascii="Times New Roman" w:hAnsi="Times New Roman" w:cs="Times New Roman"/>
          <w:sz w:val="24"/>
          <w:szCs w:val="24"/>
        </w:rPr>
        <w:t xml:space="preserve">, </w:t>
      </w:r>
      <w:r w:rsidR="00AB78DD">
        <w:rPr>
          <w:rFonts w:ascii="Times New Roman" w:hAnsi="Times New Roman" w:cs="Times New Roman"/>
          <w:sz w:val="24"/>
          <w:szCs w:val="24"/>
        </w:rPr>
        <w:t>this may not be relevant for toxicity screening</w:t>
      </w:r>
      <w:r w:rsidR="003A68A6">
        <w:rPr>
          <w:rFonts w:ascii="Times New Roman" w:hAnsi="Times New Roman" w:cs="Times New Roman"/>
          <w:sz w:val="24"/>
          <w:szCs w:val="24"/>
        </w:rPr>
        <w:t xml:space="preserve">, where we often have a fixed set of </w:t>
      </w:r>
      <w:r w:rsidR="003A68A6" w:rsidRPr="003A1AF7">
        <w:rPr>
          <w:rFonts w:ascii="Times New Roman" w:hAnsi="Times New Roman" w:cs="Times New Roman"/>
          <w:sz w:val="24"/>
          <w:szCs w:val="24"/>
        </w:rPr>
        <w:t>toxicity-associated targets</w:t>
      </w:r>
      <w:r w:rsidR="003A68A6">
        <w:rPr>
          <w:rFonts w:ascii="Times New Roman" w:hAnsi="Times New Roman" w:cs="Times New Roman"/>
          <w:sz w:val="24"/>
          <w:szCs w:val="24"/>
        </w:rPr>
        <w:t xml:space="preserve">. </w:t>
      </w:r>
      <w:r w:rsidR="00A04CFA">
        <w:rPr>
          <w:rFonts w:ascii="Times New Roman" w:hAnsi="Times New Roman" w:cs="Times New Roman"/>
          <w:sz w:val="24"/>
          <w:szCs w:val="24"/>
        </w:rPr>
        <w:t>To this end, w</w:t>
      </w:r>
      <w:r w:rsidR="003A68A6" w:rsidRPr="003A1AF7">
        <w:rPr>
          <w:rFonts w:ascii="Times New Roman" w:hAnsi="Times New Roman" w:cs="Times New Roman"/>
          <w:sz w:val="24"/>
          <w:szCs w:val="24"/>
        </w:rPr>
        <w:t xml:space="preserve">e curated a dataset of 152,831 </w:t>
      </w:r>
      <w:r w:rsidR="003A68A6">
        <w:rPr>
          <w:rFonts w:ascii="Times New Roman" w:hAnsi="Times New Roman" w:cs="Times New Roman"/>
          <w:sz w:val="24"/>
          <w:szCs w:val="24"/>
        </w:rPr>
        <w:t>GPCR-ligand</w:t>
      </w:r>
      <w:r w:rsidR="003A68A6" w:rsidRPr="003A1AF7">
        <w:rPr>
          <w:rFonts w:ascii="Times New Roman" w:hAnsi="Times New Roman" w:cs="Times New Roman"/>
          <w:sz w:val="24"/>
          <w:szCs w:val="24"/>
        </w:rPr>
        <w:t xml:space="preserve"> interactions spanning 119 </w:t>
      </w:r>
      <w:ins w:id="73" w:author="Souvik Dey [Contractor Foreign National]" w:date="2026-01-22T14:22:00Z" w16du:dateUtc="2026-01-22T19:22:00Z">
        <w:r w:rsidR="008F3F23">
          <w:rPr>
            <w:rFonts w:ascii="Times New Roman" w:hAnsi="Times New Roman" w:cs="Times New Roman"/>
            <w:sz w:val="24"/>
            <w:szCs w:val="24"/>
          </w:rPr>
          <w:t xml:space="preserve">neurologically-relevant </w:t>
        </w:r>
      </w:ins>
      <w:r w:rsidR="003A68A6" w:rsidRPr="003A1AF7">
        <w:rPr>
          <w:rFonts w:ascii="Times New Roman" w:hAnsi="Times New Roman" w:cs="Times New Roman"/>
          <w:sz w:val="24"/>
          <w:szCs w:val="24"/>
        </w:rPr>
        <w:t>GPCRs</w:t>
      </w:r>
      <w:r w:rsidR="001E1889">
        <w:rPr>
          <w:rFonts w:ascii="Times New Roman" w:hAnsi="Times New Roman" w:cs="Times New Roman"/>
          <w:sz w:val="24"/>
          <w:szCs w:val="24"/>
        </w:rPr>
        <w:t xml:space="preserve">. </w:t>
      </w:r>
      <w:r w:rsidR="00F618E0" w:rsidRPr="003A1AF7">
        <w:rPr>
          <w:rFonts w:ascii="Times New Roman" w:hAnsi="Times New Roman" w:cs="Times New Roman"/>
          <w:sz w:val="24"/>
          <w:szCs w:val="24"/>
        </w:rPr>
        <w:t xml:space="preserve">We </w:t>
      </w:r>
      <w:r w:rsidR="00F024F2">
        <w:rPr>
          <w:rFonts w:ascii="Times New Roman" w:hAnsi="Times New Roman" w:cs="Times New Roman"/>
          <w:sz w:val="24"/>
          <w:szCs w:val="24"/>
        </w:rPr>
        <w:t>implemented</w:t>
      </w:r>
      <w:r w:rsidR="00F618E0" w:rsidRPr="003A1AF7">
        <w:rPr>
          <w:rFonts w:ascii="Times New Roman" w:hAnsi="Times New Roman" w:cs="Times New Roman"/>
          <w:sz w:val="24"/>
          <w:szCs w:val="24"/>
        </w:rPr>
        <w:t xml:space="preserve"> multiple </w:t>
      </w:r>
      <w:r w:rsidR="00F618E0">
        <w:rPr>
          <w:rFonts w:ascii="Times New Roman" w:hAnsi="Times New Roman" w:cs="Times New Roman"/>
          <w:sz w:val="24"/>
          <w:szCs w:val="24"/>
        </w:rPr>
        <w:t xml:space="preserve">DTI approaches </w:t>
      </w:r>
      <w:r w:rsidR="00F618E0" w:rsidRPr="003A1AF7">
        <w:rPr>
          <w:rFonts w:ascii="Times New Roman" w:hAnsi="Times New Roman" w:cs="Times New Roman"/>
          <w:sz w:val="24"/>
          <w:szCs w:val="24"/>
        </w:rPr>
        <w:t>ranging from simple cosine similarity of concatenated embeddings to sophisticated cross-attention mechanisms</w:t>
      </w:r>
      <w:r w:rsidR="00F618E0">
        <w:rPr>
          <w:rFonts w:ascii="Times New Roman" w:hAnsi="Times New Roman" w:cs="Times New Roman"/>
          <w:sz w:val="24"/>
          <w:szCs w:val="24"/>
        </w:rPr>
        <w:t xml:space="preserve"> with </w:t>
      </w:r>
      <w:r w:rsidR="00F618E0">
        <w:rPr>
          <w:rFonts w:ascii="Times New Roman" w:hAnsi="Times New Roman" w:cs="Times New Roman"/>
          <w:sz w:val="24"/>
          <w:szCs w:val="24"/>
        </w:rPr>
        <w:lastRenderedPageBreak/>
        <w:t>fine-tuned GPCR and ligand embeddings.</w:t>
      </w:r>
      <w:r w:rsidR="00E71E54">
        <w:rPr>
          <w:rFonts w:ascii="Times New Roman" w:hAnsi="Times New Roman" w:cs="Times New Roman"/>
          <w:sz w:val="24"/>
          <w:szCs w:val="24"/>
        </w:rPr>
        <w:t xml:space="preserve"> We created two </w:t>
      </w:r>
      <w:r w:rsidR="00B07F01">
        <w:rPr>
          <w:rFonts w:ascii="Times New Roman" w:hAnsi="Times New Roman" w:cs="Times New Roman"/>
          <w:sz w:val="24"/>
          <w:szCs w:val="24"/>
        </w:rPr>
        <w:t xml:space="preserve">different </w:t>
      </w:r>
      <w:r w:rsidR="00E71E54">
        <w:rPr>
          <w:rFonts w:ascii="Times New Roman" w:hAnsi="Times New Roman" w:cs="Times New Roman"/>
          <w:sz w:val="24"/>
          <w:szCs w:val="24"/>
        </w:rPr>
        <w:t xml:space="preserve">test sets </w:t>
      </w:r>
      <w:r w:rsidR="00B07F01">
        <w:rPr>
          <w:rFonts w:ascii="Times New Roman" w:hAnsi="Times New Roman" w:cs="Times New Roman"/>
          <w:sz w:val="24"/>
          <w:szCs w:val="24"/>
        </w:rPr>
        <w:t>to assess</w:t>
      </w:r>
      <w:r w:rsidR="00CA1B18">
        <w:rPr>
          <w:rFonts w:ascii="Times New Roman" w:hAnsi="Times New Roman" w:cs="Times New Roman"/>
          <w:sz w:val="24"/>
          <w:szCs w:val="24"/>
        </w:rPr>
        <w:t xml:space="preserve"> model</w:t>
      </w:r>
      <w:r w:rsidR="00B07F01">
        <w:rPr>
          <w:rFonts w:ascii="Times New Roman" w:hAnsi="Times New Roman" w:cs="Times New Roman"/>
          <w:sz w:val="24"/>
          <w:szCs w:val="24"/>
        </w:rPr>
        <w:t xml:space="preserve"> </w:t>
      </w:r>
      <w:r w:rsidR="00CA1B18">
        <w:rPr>
          <w:rFonts w:ascii="Times New Roman" w:hAnsi="Times New Roman" w:cs="Times New Roman"/>
          <w:sz w:val="24"/>
          <w:szCs w:val="24"/>
        </w:rPr>
        <w:t>extrapolation</w:t>
      </w:r>
      <w:r w:rsidR="00B07F01" w:rsidRPr="003A1AF7">
        <w:rPr>
          <w:rFonts w:ascii="Times New Roman" w:hAnsi="Times New Roman" w:cs="Times New Roman"/>
          <w:sz w:val="24"/>
          <w:szCs w:val="24"/>
        </w:rPr>
        <w:t xml:space="preserve"> to structurally novel ligands</w:t>
      </w:r>
      <w:r w:rsidR="00CA1B18">
        <w:rPr>
          <w:rFonts w:ascii="Times New Roman" w:hAnsi="Times New Roman" w:cs="Times New Roman"/>
          <w:sz w:val="24"/>
          <w:szCs w:val="24"/>
        </w:rPr>
        <w:t xml:space="preserve"> and to novel GPCRs from underrepresented families</w:t>
      </w:r>
      <w:r w:rsidR="00300F80">
        <w:rPr>
          <w:rFonts w:ascii="Times New Roman" w:hAnsi="Times New Roman" w:cs="Times New Roman"/>
          <w:sz w:val="24"/>
          <w:szCs w:val="24"/>
        </w:rPr>
        <w:t xml:space="preserve">, corresponding to the cold drug (S2) and cold protein (S3) </w:t>
      </w:r>
      <w:r w:rsidR="00F47101">
        <w:rPr>
          <w:rFonts w:ascii="Times New Roman" w:hAnsi="Times New Roman" w:cs="Times New Roman"/>
          <w:sz w:val="24"/>
          <w:szCs w:val="24"/>
        </w:rPr>
        <w:t xml:space="preserve">scenarios </w:t>
      </w:r>
      <w:r w:rsidR="00B92E62">
        <w:rPr>
          <w:rFonts w:ascii="Times New Roman" w:hAnsi="Times New Roman" w:cs="Times New Roman"/>
          <w:sz w:val="24"/>
          <w:szCs w:val="24"/>
        </w:rPr>
        <w:t xml:space="preserve">from </w:t>
      </w:r>
      <w:r w:rsidR="00FA5DED">
        <w:rPr>
          <w:rFonts w:ascii="Times New Roman" w:hAnsi="Times New Roman" w:cs="Times New Roman"/>
          <w:sz w:val="24"/>
          <w:szCs w:val="24"/>
        </w:rPr>
        <w:t>an earlier</w:t>
      </w:r>
      <w:r w:rsidR="00A75D0F">
        <w:rPr>
          <w:rFonts w:ascii="Times New Roman" w:hAnsi="Times New Roman" w:cs="Times New Roman"/>
          <w:sz w:val="24"/>
          <w:szCs w:val="24"/>
        </w:rPr>
        <w:t xml:space="preserve"> study</w:t>
      </w:r>
      <w:r w:rsidR="007F087C" w:rsidRPr="007F087C">
        <w:t xml:space="preserve"> </w:t>
      </w:r>
      <w:r w:rsidR="005A0D22">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PjxSZWNOdW0+NDgzPC9SZWNOdW0+PERpc3BsYXlUZXh0PlsyMF08L0Rpc3BsYXlUZXh0PjxyZWNv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PjxSZWNOdW0+NDgzPC9SZWNOdW0+PERpc3BsYXlUZXh0PlsyMF08L0Rpc3BsYXlUZXh0PjxyZWNv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5A0D22">
        <w:rPr>
          <w:rFonts w:ascii="Times New Roman" w:hAnsi="Times New Roman" w:cs="Times New Roman"/>
          <w:sz w:val="24"/>
          <w:szCs w:val="24"/>
        </w:rPr>
      </w:r>
      <w:r w:rsidR="005A0D22">
        <w:rPr>
          <w:rFonts w:ascii="Times New Roman" w:hAnsi="Times New Roman" w:cs="Times New Roman"/>
          <w:sz w:val="24"/>
          <w:szCs w:val="24"/>
        </w:rPr>
        <w:fldChar w:fldCharType="separate"/>
      </w:r>
      <w:r w:rsidR="003E4C45">
        <w:rPr>
          <w:rFonts w:ascii="Times New Roman" w:hAnsi="Times New Roman" w:cs="Times New Roman"/>
          <w:noProof/>
          <w:sz w:val="24"/>
          <w:szCs w:val="24"/>
        </w:rPr>
        <w:t>[20]</w:t>
      </w:r>
      <w:r w:rsidR="005A0D22">
        <w:rPr>
          <w:rFonts w:ascii="Times New Roman" w:hAnsi="Times New Roman" w:cs="Times New Roman"/>
          <w:sz w:val="24"/>
          <w:szCs w:val="24"/>
        </w:rPr>
        <w:fldChar w:fldCharType="end"/>
      </w:r>
      <w:r w:rsidR="003A133A">
        <w:rPr>
          <w:rFonts w:ascii="Times New Roman" w:hAnsi="Times New Roman" w:cs="Times New Roman"/>
          <w:sz w:val="24"/>
          <w:szCs w:val="24"/>
        </w:rPr>
        <w:t xml:space="preserve">. We </w:t>
      </w:r>
      <w:r w:rsidR="00961FA2">
        <w:rPr>
          <w:rFonts w:ascii="Times New Roman" w:hAnsi="Times New Roman" w:cs="Times New Roman"/>
          <w:sz w:val="24"/>
          <w:szCs w:val="24"/>
        </w:rPr>
        <w:t xml:space="preserve">conducted multiple independent runs with </w:t>
      </w:r>
      <w:r w:rsidR="00961FA2" w:rsidRPr="003A1AF7">
        <w:rPr>
          <w:rFonts w:ascii="Times New Roman" w:hAnsi="Times New Roman" w:cs="Times New Roman"/>
          <w:sz w:val="24"/>
          <w:szCs w:val="24"/>
        </w:rPr>
        <w:t>statistical significance testing</w:t>
      </w:r>
      <w:r w:rsidR="004946AD">
        <w:rPr>
          <w:rFonts w:ascii="Times New Roman" w:hAnsi="Times New Roman" w:cs="Times New Roman"/>
          <w:sz w:val="24"/>
          <w:szCs w:val="24"/>
        </w:rPr>
        <w:t xml:space="preserve"> to understand </w:t>
      </w:r>
      <w:r w:rsidR="004946AD" w:rsidRPr="003A1AF7">
        <w:rPr>
          <w:rFonts w:ascii="Times New Roman" w:hAnsi="Times New Roman" w:cs="Times New Roman"/>
          <w:sz w:val="24"/>
          <w:szCs w:val="24"/>
        </w:rPr>
        <w:t>current model capabilities</w:t>
      </w:r>
      <w:r w:rsidR="004946AD">
        <w:rPr>
          <w:rFonts w:ascii="Times New Roman" w:hAnsi="Times New Roman" w:cs="Times New Roman"/>
          <w:sz w:val="24"/>
          <w:szCs w:val="24"/>
        </w:rPr>
        <w:t>.</w:t>
      </w:r>
      <w:r w:rsidR="002B4B45">
        <w:rPr>
          <w:rFonts w:ascii="Times New Roman" w:hAnsi="Times New Roman" w:cs="Times New Roman"/>
          <w:sz w:val="24"/>
          <w:szCs w:val="24"/>
        </w:rPr>
        <w:t xml:space="preserve"> Our findings </w:t>
      </w:r>
      <w:r w:rsidR="002B4B45" w:rsidRPr="003A1AF7">
        <w:rPr>
          <w:rFonts w:ascii="Times New Roman" w:hAnsi="Times New Roman" w:cs="Times New Roman"/>
          <w:sz w:val="24"/>
          <w:szCs w:val="24"/>
        </w:rPr>
        <w:t>demonstrate that</w:t>
      </w:r>
      <w:r w:rsidR="00A733F9">
        <w:rPr>
          <w:rFonts w:ascii="Times New Roman" w:hAnsi="Times New Roman" w:cs="Times New Roman"/>
          <w:sz w:val="24"/>
          <w:szCs w:val="24"/>
        </w:rPr>
        <w:t xml:space="preserve"> </w:t>
      </w:r>
      <w:r w:rsidR="00A733F9" w:rsidRPr="003A1AF7">
        <w:rPr>
          <w:rFonts w:ascii="Times New Roman" w:hAnsi="Times New Roman" w:cs="Times New Roman"/>
          <w:sz w:val="24"/>
          <w:szCs w:val="24"/>
        </w:rPr>
        <w:t xml:space="preserve">the ligand-centric learning pattern observed </w:t>
      </w:r>
      <w:r w:rsidR="000A25B0">
        <w:rPr>
          <w:rFonts w:ascii="Times New Roman" w:hAnsi="Times New Roman" w:cs="Times New Roman"/>
          <w:sz w:val="24"/>
          <w:szCs w:val="24"/>
        </w:rPr>
        <w:t xml:space="preserve">earlier </w:t>
      </w:r>
      <w:r w:rsidR="00A733F9" w:rsidRPr="003A1AF7">
        <w:rPr>
          <w:rFonts w:ascii="Times New Roman" w:hAnsi="Times New Roman" w:cs="Times New Roman"/>
          <w:sz w:val="24"/>
          <w:szCs w:val="24"/>
        </w:rPr>
        <w:t xml:space="preserve">for </w:t>
      </w:r>
      <w:r w:rsidR="00FA5DED" w:rsidRPr="003A1AF7">
        <w:rPr>
          <w:rFonts w:ascii="Times New Roman" w:hAnsi="Times New Roman" w:cs="Times New Roman"/>
          <w:sz w:val="24"/>
          <w:szCs w:val="24"/>
        </w:rPr>
        <w:t xml:space="preserve">kinases </w:t>
      </w:r>
      <w:r w:rsidR="00A733F9" w:rsidRPr="003A1AF7">
        <w:rPr>
          <w:rFonts w:ascii="Times New Roman" w:hAnsi="Times New Roman" w:cs="Times New Roman"/>
          <w:sz w:val="24"/>
          <w:szCs w:val="24"/>
        </w:rPr>
        <w:t>extends to GPCRs</w:t>
      </w:r>
      <w:r w:rsidR="000A25B0" w:rsidRPr="000A25B0">
        <w:t xml:space="preserve"> </w:t>
      </w:r>
      <w:r w:rsidR="000A25B0">
        <w:rPr>
          <w:rFonts w:ascii="Times New Roman" w:hAnsi="Times New Roman" w:cs="Times New Roman"/>
          <w:sz w:val="24"/>
          <w:szCs w:val="24"/>
        </w:rPr>
        <w:fldChar w:fldCharType="begin"/>
      </w:r>
      <w:r w:rsidR="003E4C45">
        <w:rPr>
          <w:rFonts w:ascii="Times New Roman" w:hAnsi="Times New Roman" w:cs="Times New Roman"/>
          <w:sz w:val="24"/>
          <w:szCs w:val="24"/>
        </w:rPr>
        <w:instrText xml:space="preserve"> ADDIN EN.CITE &lt;EndNote&gt;&lt;Cite&gt;&lt;Author&gt;Gorantla&lt;/Author&gt;&lt;Year&gt;2024&lt;/Year&gt;&lt;RecNum&gt;447&lt;/RecNum&gt;&lt;DisplayText&gt;[44]&lt;/DisplayText&gt;&lt;record&gt;&lt;rec-number&gt;447&lt;/rec-number&gt;&lt;foreign-keys&gt;&lt;key app="EN" db-id="ep0x5v0fowptwwex2tipt52d2wezffs920w9" timestamp="1762805590" guid="7c1ffac0-e0e7-49bb-875a-d0908a509384"&gt;447&lt;/key&gt;&lt;/foreign-keys&gt;&lt;ref-type name="Journal Article"&gt;17&lt;/ref-type&gt;&lt;contributors&gt;&lt;authors&gt;&lt;author&gt;Gorantla, R.&lt;/author&gt;&lt;author&gt;Kubincova, A.&lt;/author&gt;&lt;author&gt;Weisse, A. Y.&lt;/author&gt;&lt;author&gt;Mey, Asjs&lt;/author&gt;&lt;/authors&gt;&lt;/contributors&gt;&lt;auth-address&gt;School of Informatics, University of Edinburgh, Edinburgh, EH8 9AB, U.K.&amp;#xD;EaStCHEM School of Chemistry, University of Edinburgh, Edinburgh, EH9 3FJ, U.K.&amp;#xD;Exscientia, Schrodinger Building, Oxford, OX4 4GE, U.K.&amp;#xD;School of Biological Sciences, University of Edinburgh, Edinburgh, EH9 3FF, U.K.&lt;/auth-address&gt;&lt;titles&gt;&lt;title&gt;From Proteins to Ligands: Decoding Deep Learning Methods for Binding Affinity Prediction&lt;/title&gt;&lt;secondary-title&gt;J Chem Inf Model&lt;/secondary-title&gt;&lt;/titles&gt;&lt;periodical&gt;&lt;full-title&gt;J Chem Inf Model&lt;/full-title&gt;&lt;/periodical&gt;&lt;pages&gt;2496-2507&lt;/pages&gt;&lt;volume&gt;64&lt;/volume&gt;&lt;number&gt;7&lt;/number&gt;&lt;edition&gt;20231120&lt;/edition&gt;&lt;keywords&gt;&lt;keyword&gt;*Deep Learning&lt;/keyword&gt;&lt;keyword&gt;Ligands&lt;/keyword&gt;&lt;keyword&gt;Proteins/chemistry&lt;/keyword&gt;&lt;keyword&gt;Neural Networks, Computer&lt;/keyword&gt;&lt;keyword&gt;Protein Binding&lt;/keyword&gt;&lt;/keywords&gt;&lt;dates&gt;&lt;year&gt;2024&lt;/year&gt;&lt;pub-dates&gt;&lt;date&gt;Apr 8&lt;/date&gt;&lt;/pub-dates&gt;&lt;/dates&gt;&lt;isbn&gt;1549-960X (Electronic)&amp;#xD;1549-9596 (Print)&amp;#xD;1549-9596 (Linking)&lt;/isbn&gt;&lt;accession-num&gt;37983381&lt;/accession-num&gt;&lt;urls&gt;&lt;related-urls&gt;&lt;url&gt;https://www.ncbi.nlm.nih.gov/pubmed/37983381&lt;/url&gt;&lt;/related-urls&gt;&lt;/urls&gt;&lt;custom1&gt;The authors declare no competing financial interest.&lt;/custom1&gt;&lt;custom2&gt;PMC11005465&lt;/custom2&gt;&lt;electronic-resource-num&gt;10.1021/acs.jcim.3c01208&lt;/electronic-resource-num&gt;&lt;remote-database-name&gt;Medline&lt;/remote-database-name&gt;&lt;remote-database-provider&gt;NLM&lt;/remote-database-provider&gt;&lt;/record&gt;&lt;/Cite&gt;&lt;/EndNote&gt;</w:instrText>
      </w:r>
      <w:r w:rsidR="000A25B0">
        <w:rPr>
          <w:rFonts w:ascii="Times New Roman" w:hAnsi="Times New Roman" w:cs="Times New Roman"/>
          <w:sz w:val="24"/>
          <w:szCs w:val="24"/>
        </w:rPr>
        <w:fldChar w:fldCharType="separate"/>
      </w:r>
      <w:r w:rsidR="003E4C45">
        <w:rPr>
          <w:rFonts w:ascii="Times New Roman" w:hAnsi="Times New Roman" w:cs="Times New Roman"/>
          <w:noProof/>
          <w:sz w:val="24"/>
          <w:szCs w:val="24"/>
        </w:rPr>
        <w:t>[44]</w:t>
      </w:r>
      <w:r w:rsidR="000A25B0">
        <w:rPr>
          <w:rFonts w:ascii="Times New Roman" w:hAnsi="Times New Roman" w:cs="Times New Roman"/>
          <w:sz w:val="24"/>
          <w:szCs w:val="24"/>
        </w:rPr>
        <w:fldChar w:fldCharType="end"/>
      </w:r>
      <w:r w:rsidR="00A733F9" w:rsidRPr="003A1AF7">
        <w:rPr>
          <w:rFonts w:ascii="Times New Roman" w:hAnsi="Times New Roman" w:cs="Times New Roman"/>
          <w:sz w:val="24"/>
          <w:szCs w:val="24"/>
        </w:rPr>
        <w:t>,</w:t>
      </w:r>
      <w:r w:rsidR="00A733F9">
        <w:rPr>
          <w:rFonts w:ascii="Times New Roman" w:hAnsi="Times New Roman" w:cs="Times New Roman"/>
          <w:sz w:val="24"/>
          <w:szCs w:val="24"/>
        </w:rPr>
        <w:t xml:space="preserve"> </w:t>
      </w:r>
      <w:r w:rsidR="006316EE" w:rsidRPr="003A1AF7">
        <w:rPr>
          <w:rFonts w:ascii="Times New Roman" w:hAnsi="Times New Roman" w:cs="Times New Roman"/>
          <w:sz w:val="24"/>
          <w:szCs w:val="24"/>
        </w:rPr>
        <w:t xml:space="preserve">that fine-tuning large pretrained protein encoders can </w:t>
      </w:r>
      <w:r w:rsidR="006316EE">
        <w:rPr>
          <w:rFonts w:ascii="Times New Roman" w:hAnsi="Times New Roman" w:cs="Times New Roman"/>
          <w:sz w:val="24"/>
          <w:szCs w:val="24"/>
        </w:rPr>
        <w:t>sometimes</w:t>
      </w:r>
      <w:r w:rsidR="00A75D0F">
        <w:rPr>
          <w:rFonts w:ascii="Times New Roman" w:hAnsi="Times New Roman" w:cs="Times New Roman"/>
          <w:sz w:val="24"/>
          <w:szCs w:val="24"/>
        </w:rPr>
        <w:t xml:space="preserve"> be</w:t>
      </w:r>
      <w:r w:rsidR="006316EE">
        <w:rPr>
          <w:rFonts w:ascii="Times New Roman" w:hAnsi="Times New Roman" w:cs="Times New Roman"/>
          <w:sz w:val="24"/>
          <w:szCs w:val="24"/>
        </w:rPr>
        <w:t xml:space="preserve"> detrimental</w:t>
      </w:r>
      <w:r w:rsidR="00D420A0">
        <w:rPr>
          <w:rFonts w:ascii="Times New Roman" w:hAnsi="Times New Roman" w:cs="Times New Roman"/>
          <w:sz w:val="24"/>
          <w:szCs w:val="24"/>
        </w:rPr>
        <w:t xml:space="preserve">, and that </w:t>
      </w:r>
      <w:r w:rsidR="00D420A0" w:rsidRPr="003A1AF7">
        <w:rPr>
          <w:rFonts w:ascii="Times New Roman" w:hAnsi="Times New Roman" w:cs="Times New Roman"/>
          <w:sz w:val="24"/>
          <w:szCs w:val="24"/>
        </w:rPr>
        <w:t>models achieve useful but incomplete generalization</w:t>
      </w:r>
      <w:r w:rsidR="00A04CFA">
        <w:rPr>
          <w:rFonts w:ascii="Times New Roman" w:hAnsi="Times New Roman" w:cs="Times New Roman"/>
          <w:sz w:val="24"/>
          <w:szCs w:val="24"/>
        </w:rPr>
        <w:t>,</w:t>
      </w:r>
      <w:r w:rsidR="00D420A0">
        <w:rPr>
          <w:rFonts w:ascii="Times New Roman" w:hAnsi="Times New Roman" w:cs="Times New Roman"/>
          <w:sz w:val="24"/>
          <w:szCs w:val="24"/>
        </w:rPr>
        <w:t xml:space="preserve"> with</w:t>
      </w:r>
      <w:r w:rsidR="003A1AF7" w:rsidRPr="003A1AF7">
        <w:rPr>
          <w:rFonts w:ascii="Times New Roman" w:hAnsi="Times New Roman" w:cs="Times New Roman"/>
          <w:sz w:val="24"/>
          <w:szCs w:val="24"/>
        </w:rPr>
        <w:t xml:space="preserve"> performance strongly dependent on the similarity of test queries to training data. These findings have important implications for deploying </w:t>
      </w:r>
      <w:r w:rsidR="00D420A0">
        <w:rPr>
          <w:rFonts w:ascii="Times New Roman" w:hAnsi="Times New Roman" w:cs="Times New Roman"/>
          <w:sz w:val="24"/>
          <w:szCs w:val="24"/>
        </w:rPr>
        <w:t>DTI</w:t>
      </w:r>
      <w:r w:rsidR="003A1AF7" w:rsidRPr="003A1AF7">
        <w:rPr>
          <w:rFonts w:ascii="Times New Roman" w:hAnsi="Times New Roman" w:cs="Times New Roman"/>
          <w:sz w:val="24"/>
          <w:szCs w:val="24"/>
        </w:rPr>
        <w:t xml:space="preserve"> models in practical </w:t>
      </w:r>
      <w:r w:rsidR="00D923C5">
        <w:rPr>
          <w:rFonts w:ascii="Times New Roman" w:hAnsi="Times New Roman" w:cs="Times New Roman"/>
          <w:sz w:val="24"/>
          <w:szCs w:val="24"/>
        </w:rPr>
        <w:t>GPCR-ligand</w:t>
      </w:r>
      <w:r w:rsidR="00D923C5" w:rsidRPr="003A1AF7">
        <w:rPr>
          <w:rFonts w:ascii="Times New Roman" w:hAnsi="Times New Roman" w:cs="Times New Roman"/>
          <w:sz w:val="24"/>
          <w:szCs w:val="24"/>
        </w:rPr>
        <w:t xml:space="preserve"> </w:t>
      </w:r>
      <w:r w:rsidR="003A1AF7" w:rsidRPr="003A1AF7">
        <w:rPr>
          <w:rFonts w:ascii="Times New Roman" w:hAnsi="Times New Roman" w:cs="Times New Roman"/>
          <w:sz w:val="24"/>
          <w:szCs w:val="24"/>
        </w:rPr>
        <w:t xml:space="preserve">screening workflows </w:t>
      </w:r>
      <w:r w:rsidR="00D923C5">
        <w:rPr>
          <w:rFonts w:ascii="Times New Roman" w:hAnsi="Times New Roman" w:cs="Times New Roman"/>
          <w:sz w:val="24"/>
          <w:szCs w:val="24"/>
        </w:rPr>
        <w:t xml:space="preserve">for toxicity assessment </w:t>
      </w:r>
      <w:r w:rsidR="003A1AF7" w:rsidRPr="003A1AF7">
        <w:rPr>
          <w:rFonts w:ascii="Times New Roman" w:hAnsi="Times New Roman" w:cs="Times New Roman"/>
          <w:sz w:val="24"/>
          <w:szCs w:val="24"/>
        </w:rPr>
        <w:t>and highlight clear directions for developing next-generation methods</w:t>
      </w:r>
      <w:r w:rsidR="00392E13">
        <w:rPr>
          <w:rFonts w:ascii="Times New Roman" w:hAnsi="Times New Roman" w:cs="Times New Roman"/>
          <w:sz w:val="24"/>
          <w:szCs w:val="24"/>
        </w:rPr>
        <w:t>.</w:t>
      </w:r>
    </w:p>
    <w:p w14:paraId="3E6D532D" w14:textId="652360A1" w:rsidR="000608AC" w:rsidRPr="00A23229" w:rsidRDefault="000608AC" w:rsidP="00EA3BF3">
      <w:pPr>
        <w:spacing w:line="480" w:lineRule="auto"/>
        <w:rPr>
          <w:rFonts w:ascii="Times New Roman" w:hAnsi="Times New Roman" w:cs="Times New Roman"/>
          <w:b/>
          <w:bCs/>
          <w:sz w:val="24"/>
          <w:szCs w:val="24"/>
        </w:rPr>
      </w:pPr>
      <w:r w:rsidRPr="00A23229">
        <w:rPr>
          <w:rFonts w:ascii="Times New Roman" w:hAnsi="Times New Roman" w:cs="Times New Roman"/>
          <w:b/>
          <w:bCs/>
          <w:sz w:val="24"/>
          <w:szCs w:val="24"/>
        </w:rPr>
        <w:t>Materials and Methods</w:t>
      </w:r>
    </w:p>
    <w:p w14:paraId="031CBF44" w14:textId="4357E291" w:rsidR="000608AC" w:rsidRPr="00EA3BF3" w:rsidRDefault="000608AC" w:rsidP="000608AC">
      <w:pPr>
        <w:spacing w:line="480" w:lineRule="auto"/>
        <w:rPr>
          <w:rFonts w:ascii="Times New Roman" w:hAnsi="Times New Roman" w:cs="Times New Roman"/>
          <w:b/>
          <w:bCs/>
          <w:sz w:val="24"/>
          <w:szCs w:val="24"/>
        </w:rPr>
      </w:pPr>
      <w:r w:rsidRPr="00EA3BF3">
        <w:rPr>
          <w:rFonts w:ascii="Times New Roman" w:hAnsi="Times New Roman" w:cs="Times New Roman"/>
          <w:b/>
          <w:bCs/>
          <w:sz w:val="24"/>
          <w:szCs w:val="24"/>
        </w:rPr>
        <w:t xml:space="preserve">Data </w:t>
      </w:r>
      <w:r w:rsidR="00407C6E" w:rsidRPr="00EA3BF3">
        <w:rPr>
          <w:rFonts w:ascii="Times New Roman" w:hAnsi="Times New Roman" w:cs="Times New Roman"/>
          <w:b/>
          <w:bCs/>
          <w:sz w:val="24"/>
          <w:szCs w:val="24"/>
        </w:rPr>
        <w:t>e</w:t>
      </w:r>
      <w:r w:rsidRPr="00EA3BF3">
        <w:rPr>
          <w:rFonts w:ascii="Times New Roman" w:hAnsi="Times New Roman" w:cs="Times New Roman"/>
          <w:b/>
          <w:bCs/>
          <w:sz w:val="24"/>
          <w:szCs w:val="24"/>
        </w:rPr>
        <w:t xml:space="preserve">xtraction and </w:t>
      </w:r>
      <w:r w:rsidR="00407C6E" w:rsidRPr="00EA3BF3">
        <w:rPr>
          <w:rFonts w:ascii="Times New Roman" w:hAnsi="Times New Roman" w:cs="Times New Roman"/>
          <w:b/>
          <w:bCs/>
          <w:sz w:val="24"/>
          <w:szCs w:val="24"/>
        </w:rPr>
        <w:t>p</w:t>
      </w:r>
      <w:r w:rsidRPr="00EA3BF3">
        <w:rPr>
          <w:rFonts w:ascii="Times New Roman" w:hAnsi="Times New Roman" w:cs="Times New Roman"/>
          <w:b/>
          <w:bCs/>
          <w:sz w:val="24"/>
          <w:szCs w:val="24"/>
        </w:rPr>
        <w:t>reprocessing</w:t>
      </w:r>
    </w:p>
    <w:p w14:paraId="00E245FC" w14:textId="2C42A8F4" w:rsidR="000608AC" w:rsidRPr="00A23229" w:rsidRDefault="000608AC" w:rsidP="000608AC">
      <w:pPr>
        <w:spacing w:line="480" w:lineRule="auto"/>
        <w:rPr>
          <w:rFonts w:ascii="Times New Roman" w:hAnsi="Times New Roman" w:cs="Times New Roman"/>
          <w:sz w:val="24"/>
          <w:szCs w:val="24"/>
        </w:rPr>
      </w:pPr>
      <w:r w:rsidRPr="00A23229">
        <w:rPr>
          <w:rFonts w:ascii="Times New Roman" w:hAnsi="Times New Roman" w:cs="Times New Roman"/>
          <w:sz w:val="24"/>
          <w:szCs w:val="24"/>
        </w:rPr>
        <w:t xml:space="preserve">We accessed the Gene Ontology (GO) database to identify </w:t>
      </w:r>
      <w:r w:rsidR="002C28D2" w:rsidRPr="002C28D2">
        <w:rPr>
          <w:rFonts w:ascii="Times New Roman" w:hAnsi="Times New Roman" w:cs="Times New Roman"/>
          <w:sz w:val="24"/>
          <w:szCs w:val="24"/>
        </w:rPr>
        <w:t xml:space="preserve">genes involved in </w:t>
      </w:r>
      <w:del w:id="74" w:author="Souvik Dey [Contractor Foreign National]" w:date="2026-01-22T14:21:00Z" w16du:dateUtc="2026-01-22T19:21:00Z">
        <w:r w:rsidR="002C28D2" w:rsidRPr="002C28D2" w:rsidDel="008F3F23">
          <w:rPr>
            <w:rFonts w:ascii="Times New Roman" w:hAnsi="Times New Roman" w:cs="Times New Roman"/>
            <w:sz w:val="24"/>
            <w:szCs w:val="24"/>
          </w:rPr>
          <w:delText xml:space="preserve">neuronal </w:delText>
        </w:r>
      </w:del>
      <w:ins w:id="75" w:author="Souvik Dey [Contractor Foreign National]" w:date="2026-01-22T14:21:00Z" w16du:dateUtc="2026-01-22T19:21:00Z">
        <w:r w:rsidR="008F3F23">
          <w:rPr>
            <w:rFonts w:ascii="Times New Roman" w:hAnsi="Times New Roman" w:cs="Times New Roman"/>
            <w:sz w:val="24"/>
            <w:szCs w:val="24"/>
          </w:rPr>
          <w:t>neurological</w:t>
        </w:r>
        <w:r w:rsidR="008F3F23" w:rsidRPr="002C28D2">
          <w:rPr>
            <w:rFonts w:ascii="Times New Roman" w:hAnsi="Times New Roman" w:cs="Times New Roman"/>
            <w:sz w:val="24"/>
            <w:szCs w:val="24"/>
          </w:rPr>
          <w:t xml:space="preserve"> </w:t>
        </w:r>
      </w:ins>
      <w:r w:rsidR="002C28D2" w:rsidRPr="002C28D2">
        <w:rPr>
          <w:rFonts w:ascii="Times New Roman" w:hAnsi="Times New Roman" w:cs="Times New Roman"/>
          <w:sz w:val="24"/>
          <w:szCs w:val="24"/>
        </w:rPr>
        <w:t>processes</w:t>
      </w:r>
      <w:r w:rsidR="003927B3">
        <w:rPr>
          <w:rFonts w:ascii="Times New Roman" w:hAnsi="Times New Roman" w:cs="Times New Roman"/>
          <w:sz w:val="24"/>
          <w:szCs w:val="24"/>
        </w:rPr>
        <w:t xml:space="preserve"> </w:t>
      </w:r>
      <w:r w:rsidRPr="00A23229">
        <w:rPr>
          <w:rFonts w:ascii="Times New Roman" w:hAnsi="Times New Roman" w:cs="Times New Roman"/>
          <w:sz w:val="24"/>
          <w:szCs w:val="24"/>
        </w:rPr>
        <w:t xml:space="preserve">using the following </w:t>
      </w:r>
      <w:del w:id="76" w:author="Souvik Dey [Contractor Foreign National]" w:date="2026-01-22T14:22:00Z" w16du:dateUtc="2026-01-22T19:22:00Z">
        <w:r w:rsidR="002C28D2" w:rsidRPr="002C28D2" w:rsidDel="008F3F23">
          <w:rPr>
            <w:rFonts w:ascii="Times New Roman" w:hAnsi="Times New Roman" w:cs="Times New Roman"/>
            <w:sz w:val="24"/>
            <w:szCs w:val="24"/>
          </w:rPr>
          <w:delText>neurologically-relevant</w:delText>
        </w:r>
        <w:r w:rsidR="003927B3" w:rsidDel="008F3F23">
          <w:rPr>
            <w:rFonts w:ascii="Times New Roman" w:hAnsi="Times New Roman" w:cs="Times New Roman"/>
            <w:sz w:val="24"/>
            <w:szCs w:val="24"/>
          </w:rPr>
          <w:delText xml:space="preserve"> </w:delText>
        </w:r>
      </w:del>
      <w:r w:rsidRPr="00A23229">
        <w:rPr>
          <w:rFonts w:ascii="Times New Roman" w:hAnsi="Times New Roman" w:cs="Times New Roman"/>
          <w:sz w:val="24"/>
          <w:szCs w:val="24"/>
        </w:rPr>
        <w:t xml:space="preserve">biological processes: </w:t>
      </w:r>
      <w:r w:rsidR="00407C6E" w:rsidRPr="00EA3BF3">
        <w:rPr>
          <w:rFonts w:ascii="Times New Roman" w:hAnsi="Times New Roman" w:cs="Times New Roman"/>
          <w:i/>
          <w:iCs/>
          <w:sz w:val="24"/>
          <w:szCs w:val="24"/>
        </w:rPr>
        <w:t>1</w:t>
      </w:r>
      <w:r w:rsidRPr="00A23229">
        <w:rPr>
          <w:rFonts w:ascii="Times New Roman" w:hAnsi="Times New Roman" w:cs="Times New Roman"/>
          <w:sz w:val="24"/>
          <w:szCs w:val="24"/>
        </w:rPr>
        <w:t xml:space="preserve">) axon guidance, </w:t>
      </w:r>
      <w:r w:rsidR="00407C6E" w:rsidRPr="00EA3BF3">
        <w:rPr>
          <w:rFonts w:ascii="Times New Roman" w:hAnsi="Times New Roman" w:cs="Times New Roman"/>
          <w:i/>
          <w:iCs/>
          <w:sz w:val="24"/>
          <w:szCs w:val="24"/>
        </w:rPr>
        <w:t>2</w:t>
      </w:r>
      <w:r w:rsidRPr="00A23229">
        <w:rPr>
          <w:rFonts w:ascii="Times New Roman" w:hAnsi="Times New Roman" w:cs="Times New Roman"/>
          <w:sz w:val="24"/>
          <w:szCs w:val="24"/>
        </w:rPr>
        <w:t xml:space="preserve">) neuroinflammatory response, </w:t>
      </w:r>
      <w:r w:rsidR="00055C94" w:rsidRPr="00EA3BF3">
        <w:rPr>
          <w:rFonts w:ascii="Times New Roman" w:hAnsi="Times New Roman" w:cs="Times New Roman"/>
          <w:i/>
          <w:iCs/>
          <w:sz w:val="24"/>
          <w:szCs w:val="24"/>
        </w:rPr>
        <w:t>3</w:t>
      </w:r>
      <w:r w:rsidRPr="00A23229">
        <w:rPr>
          <w:rFonts w:ascii="Times New Roman" w:hAnsi="Times New Roman" w:cs="Times New Roman"/>
          <w:sz w:val="24"/>
          <w:szCs w:val="24"/>
        </w:rPr>
        <w:t xml:space="preserve">) nervous system process, </w:t>
      </w:r>
      <w:r w:rsidR="00055C94" w:rsidRPr="00EA3BF3">
        <w:rPr>
          <w:rFonts w:ascii="Times New Roman" w:hAnsi="Times New Roman" w:cs="Times New Roman"/>
          <w:i/>
          <w:iCs/>
          <w:sz w:val="24"/>
          <w:szCs w:val="24"/>
        </w:rPr>
        <w:t>4</w:t>
      </w:r>
      <w:r w:rsidRPr="00A23229">
        <w:rPr>
          <w:rFonts w:ascii="Times New Roman" w:hAnsi="Times New Roman" w:cs="Times New Roman"/>
          <w:sz w:val="24"/>
          <w:szCs w:val="24"/>
        </w:rPr>
        <w:t xml:space="preserve">) nervous system development, </w:t>
      </w:r>
      <w:r w:rsidR="00055C94" w:rsidRPr="00EA3BF3">
        <w:rPr>
          <w:rFonts w:ascii="Times New Roman" w:hAnsi="Times New Roman" w:cs="Times New Roman"/>
          <w:i/>
          <w:iCs/>
          <w:sz w:val="24"/>
          <w:szCs w:val="24"/>
        </w:rPr>
        <w:t>5</w:t>
      </w:r>
      <w:r w:rsidRPr="00A23229">
        <w:rPr>
          <w:rFonts w:ascii="Times New Roman" w:hAnsi="Times New Roman" w:cs="Times New Roman"/>
          <w:sz w:val="24"/>
          <w:szCs w:val="24"/>
        </w:rPr>
        <w:t xml:space="preserve">) neuron apoptotic process, </w:t>
      </w:r>
      <w:r w:rsidR="00055C94" w:rsidRPr="00EA3BF3">
        <w:rPr>
          <w:rFonts w:ascii="Times New Roman" w:hAnsi="Times New Roman" w:cs="Times New Roman"/>
          <w:i/>
          <w:iCs/>
          <w:sz w:val="24"/>
          <w:szCs w:val="24"/>
        </w:rPr>
        <w:t>6</w:t>
      </w:r>
      <w:r w:rsidRPr="00A23229">
        <w:rPr>
          <w:rFonts w:ascii="Times New Roman" w:hAnsi="Times New Roman" w:cs="Times New Roman"/>
          <w:sz w:val="24"/>
          <w:szCs w:val="24"/>
        </w:rPr>
        <w:t xml:space="preserve">) regulation of neuron apoptotic process, </w:t>
      </w:r>
      <w:r w:rsidR="00055C94" w:rsidRPr="00EA3BF3">
        <w:rPr>
          <w:rFonts w:ascii="Times New Roman" w:hAnsi="Times New Roman" w:cs="Times New Roman"/>
          <w:i/>
          <w:iCs/>
          <w:sz w:val="24"/>
          <w:szCs w:val="24"/>
        </w:rPr>
        <w:t>7</w:t>
      </w:r>
      <w:r w:rsidRPr="00A23229">
        <w:rPr>
          <w:rFonts w:ascii="Times New Roman" w:hAnsi="Times New Roman" w:cs="Times New Roman"/>
          <w:sz w:val="24"/>
          <w:szCs w:val="24"/>
        </w:rPr>
        <w:t xml:space="preserve">) chemical synaptic transmission, </w:t>
      </w:r>
      <w:r w:rsidR="00055C94" w:rsidRPr="00EA3BF3">
        <w:rPr>
          <w:rFonts w:ascii="Times New Roman" w:hAnsi="Times New Roman" w:cs="Times New Roman"/>
          <w:i/>
          <w:iCs/>
          <w:sz w:val="24"/>
          <w:szCs w:val="24"/>
        </w:rPr>
        <w:t>8</w:t>
      </w:r>
      <w:r w:rsidRPr="00A23229">
        <w:rPr>
          <w:rFonts w:ascii="Times New Roman" w:hAnsi="Times New Roman" w:cs="Times New Roman"/>
          <w:sz w:val="24"/>
          <w:szCs w:val="24"/>
        </w:rPr>
        <w:t xml:space="preserve">) neurotransmitter transport, </w:t>
      </w:r>
      <w:r w:rsidR="00055C94" w:rsidRPr="00EA3BF3">
        <w:rPr>
          <w:rFonts w:ascii="Times New Roman" w:hAnsi="Times New Roman" w:cs="Times New Roman"/>
          <w:i/>
          <w:iCs/>
          <w:sz w:val="24"/>
          <w:szCs w:val="24"/>
        </w:rPr>
        <w:t>9</w:t>
      </w:r>
      <w:r w:rsidRPr="00A23229">
        <w:rPr>
          <w:rFonts w:ascii="Times New Roman" w:hAnsi="Times New Roman" w:cs="Times New Roman"/>
          <w:sz w:val="24"/>
          <w:szCs w:val="24"/>
        </w:rPr>
        <w:t xml:space="preserve">) learning or memory, and </w:t>
      </w:r>
      <w:r w:rsidR="00055C94" w:rsidRPr="00EA3BF3">
        <w:rPr>
          <w:rFonts w:ascii="Times New Roman" w:hAnsi="Times New Roman" w:cs="Times New Roman"/>
          <w:i/>
          <w:iCs/>
          <w:sz w:val="24"/>
          <w:szCs w:val="24"/>
        </w:rPr>
        <w:t>10</w:t>
      </w:r>
      <w:r w:rsidRPr="00A23229">
        <w:rPr>
          <w:rFonts w:ascii="Times New Roman" w:hAnsi="Times New Roman" w:cs="Times New Roman"/>
          <w:sz w:val="24"/>
          <w:szCs w:val="24"/>
        </w:rPr>
        <w:t>) presynaptic endocytosis. We also included generic toxicity-relevant GO biological processes</w:t>
      </w:r>
      <w:r w:rsidR="00FB43E5">
        <w:rPr>
          <w:rFonts w:ascii="Times New Roman" w:hAnsi="Times New Roman" w:cs="Times New Roman"/>
          <w:sz w:val="24"/>
          <w:szCs w:val="24"/>
        </w:rPr>
        <w:t xml:space="preserve"> </w:t>
      </w:r>
      <w:r w:rsidRPr="00A23229">
        <w:rPr>
          <w:rFonts w:ascii="Times New Roman" w:hAnsi="Times New Roman" w:cs="Times New Roman"/>
          <w:sz w:val="24"/>
          <w:szCs w:val="24"/>
        </w:rPr>
        <w:t xml:space="preserve">response to toxic substance and response to oxidative stress. We further filtered these gene symbols using GO cellular component terms to retain the genes localized </w:t>
      </w:r>
      <w:r w:rsidR="00055C94">
        <w:rPr>
          <w:rFonts w:ascii="Times New Roman" w:hAnsi="Times New Roman" w:cs="Times New Roman"/>
          <w:sz w:val="24"/>
          <w:szCs w:val="24"/>
        </w:rPr>
        <w:t xml:space="preserve">only </w:t>
      </w:r>
      <w:r w:rsidRPr="00A23229">
        <w:rPr>
          <w:rFonts w:ascii="Times New Roman" w:hAnsi="Times New Roman" w:cs="Times New Roman"/>
          <w:sz w:val="24"/>
          <w:szCs w:val="24"/>
        </w:rPr>
        <w:t>to neurons, axons, or dendrites</w:t>
      </w:r>
      <w:r>
        <w:rPr>
          <w:rFonts w:ascii="Times New Roman" w:hAnsi="Times New Roman" w:cs="Times New Roman"/>
          <w:sz w:val="24"/>
          <w:szCs w:val="24"/>
        </w:rPr>
        <w:t>. We then</w:t>
      </w:r>
      <w:r w:rsidRPr="00A23229">
        <w:rPr>
          <w:rFonts w:ascii="Times New Roman" w:hAnsi="Times New Roman" w:cs="Times New Roman"/>
          <w:sz w:val="24"/>
          <w:szCs w:val="24"/>
        </w:rPr>
        <w:t xml:space="preserve"> mapped </w:t>
      </w:r>
      <w:r>
        <w:rPr>
          <w:rFonts w:ascii="Times New Roman" w:hAnsi="Times New Roman" w:cs="Times New Roman"/>
          <w:sz w:val="24"/>
          <w:szCs w:val="24"/>
        </w:rPr>
        <w:t>these filtered genes</w:t>
      </w:r>
      <w:r w:rsidRPr="00A23229">
        <w:rPr>
          <w:rFonts w:ascii="Times New Roman" w:hAnsi="Times New Roman" w:cs="Times New Roman"/>
          <w:sz w:val="24"/>
          <w:szCs w:val="24"/>
        </w:rPr>
        <w:t xml:space="preserve"> to their corresponding UniProt IDs </w:t>
      </w:r>
      <w:r>
        <w:rPr>
          <w:rFonts w:ascii="Times New Roman" w:hAnsi="Times New Roman" w:cs="Times New Roman"/>
          <w:sz w:val="24"/>
          <w:szCs w:val="24"/>
        </w:rPr>
        <w:t>to</w:t>
      </w:r>
      <w:r w:rsidRPr="00A23229">
        <w:rPr>
          <w:rFonts w:ascii="Times New Roman" w:hAnsi="Times New Roman" w:cs="Times New Roman"/>
          <w:sz w:val="24"/>
          <w:szCs w:val="24"/>
        </w:rPr>
        <w:t xml:space="preserve"> identif</w:t>
      </w:r>
      <w:r>
        <w:rPr>
          <w:rFonts w:ascii="Times New Roman" w:hAnsi="Times New Roman" w:cs="Times New Roman"/>
          <w:sz w:val="24"/>
          <w:szCs w:val="24"/>
        </w:rPr>
        <w:t>y</w:t>
      </w:r>
      <w:r w:rsidRPr="00A23229">
        <w:rPr>
          <w:rFonts w:ascii="Times New Roman" w:hAnsi="Times New Roman" w:cs="Times New Roman"/>
          <w:sz w:val="24"/>
          <w:szCs w:val="24"/>
        </w:rPr>
        <w:t xml:space="preserve"> 3,652 unique </w:t>
      </w:r>
      <w:r w:rsidRPr="00A23229">
        <w:rPr>
          <w:rFonts w:ascii="Times New Roman" w:hAnsi="Times New Roman" w:cs="Times New Roman"/>
          <w:sz w:val="24"/>
          <w:szCs w:val="24"/>
        </w:rPr>
        <w:lastRenderedPageBreak/>
        <w:t xml:space="preserve">protein targets, </w:t>
      </w:r>
      <w:r w:rsidR="00910C7B">
        <w:rPr>
          <w:rFonts w:ascii="Times New Roman" w:hAnsi="Times New Roman" w:cs="Times New Roman"/>
          <w:sz w:val="24"/>
          <w:szCs w:val="24"/>
        </w:rPr>
        <w:t xml:space="preserve">639 </w:t>
      </w:r>
      <w:r w:rsidRPr="00A23229">
        <w:rPr>
          <w:rFonts w:ascii="Times New Roman" w:hAnsi="Times New Roman" w:cs="Times New Roman"/>
          <w:sz w:val="24"/>
          <w:szCs w:val="24"/>
        </w:rPr>
        <w:t xml:space="preserve">of which were GPCRs. </w:t>
      </w:r>
      <w:r w:rsidR="00910C7B">
        <w:rPr>
          <w:rFonts w:ascii="Times New Roman" w:hAnsi="Times New Roman" w:cs="Times New Roman"/>
          <w:sz w:val="24"/>
          <w:szCs w:val="24"/>
        </w:rPr>
        <w:t>Furthermore, w</w:t>
      </w:r>
      <w:r w:rsidRPr="00A23229">
        <w:rPr>
          <w:rFonts w:ascii="Times New Roman" w:hAnsi="Times New Roman" w:cs="Times New Roman"/>
          <w:sz w:val="24"/>
          <w:szCs w:val="24"/>
        </w:rPr>
        <w:t xml:space="preserve">e examined </w:t>
      </w:r>
      <w:proofErr w:type="spellStart"/>
      <w:r w:rsidRPr="00A23229">
        <w:rPr>
          <w:rFonts w:ascii="Times New Roman" w:hAnsi="Times New Roman" w:cs="Times New Roman"/>
          <w:sz w:val="24"/>
          <w:szCs w:val="24"/>
        </w:rPr>
        <w:t>ToxCast</w:t>
      </w:r>
      <w:proofErr w:type="spellEnd"/>
      <w:r w:rsidRPr="00A23229">
        <w:rPr>
          <w:rFonts w:ascii="Times New Roman" w:hAnsi="Times New Roman" w:cs="Times New Roman"/>
          <w:sz w:val="24"/>
          <w:szCs w:val="24"/>
        </w:rPr>
        <w:t xml:space="preserve"> assay gene targets and </w:t>
      </w:r>
      <w:proofErr w:type="spellStart"/>
      <w:r w:rsidRPr="00A23229">
        <w:rPr>
          <w:rFonts w:ascii="Times New Roman" w:hAnsi="Times New Roman" w:cs="Times New Roman"/>
          <w:sz w:val="24"/>
          <w:szCs w:val="24"/>
        </w:rPr>
        <w:t>O</w:t>
      </w:r>
      <w:r w:rsidR="00910C7B">
        <w:rPr>
          <w:rFonts w:ascii="Times New Roman" w:hAnsi="Times New Roman" w:cs="Times New Roman"/>
          <w:sz w:val="24"/>
          <w:szCs w:val="24"/>
        </w:rPr>
        <w:t>rganisation</w:t>
      </w:r>
      <w:proofErr w:type="spellEnd"/>
      <w:r w:rsidR="00910C7B">
        <w:rPr>
          <w:rFonts w:ascii="Times New Roman" w:hAnsi="Times New Roman" w:cs="Times New Roman"/>
          <w:sz w:val="24"/>
          <w:szCs w:val="24"/>
        </w:rPr>
        <w:t xml:space="preserve"> for Economic Co-operation and Development</w:t>
      </w:r>
      <w:r w:rsidRPr="00A23229">
        <w:rPr>
          <w:rFonts w:ascii="Times New Roman" w:hAnsi="Times New Roman" w:cs="Times New Roman"/>
          <w:sz w:val="24"/>
          <w:szCs w:val="24"/>
        </w:rPr>
        <w:t xml:space="preserve">-approved adverse outcome pathways for neurotoxicity, </w:t>
      </w:r>
      <w:r w:rsidR="00910C7B">
        <w:rPr>
          <w:rFonts w:ascii="Times New Roman" w:hAnsi="Times New Roman" w:cs="Times New Roman"/>
          <w:sz w:val="24"/>
          <w:szCs w:val="24"/>
        </w:rPr>
        <w:t>but we</w:t>
      </w:r>
      <w:r w:rsidRPr="00A23229">
        <w:rPr>
          <w:rFonts w:ascii="Times New Roman" w:hAnsi="Times New Roman" w:cs="Times New Roman"/>
          <w:sz w:val="24"/>
          <w:szCs w:val="24"/>
        </w:rPr>
        <w:t xml:space="preserve"> did not </w:t>
      </w:r>
      <w:r w:rsidR="00910C7B">
        <w:rPr>
          <w:rFonts w:ascii="Times New Roman" w:hAnsi="Times New Roman" w:cs="Times New Roman"/>
          <w:sz w:val="24"/>
          <w:szCs w:val="24"/>
        </w:rPr>
        <w:t>discover</w:t>
      </w:r>
      <w:r w:rsidRPr="00A23229">
        <w:rPr>
          <w:rFonts w:ascii="Times New Roman" w:hAnsi="Times New Roman" w:cs="Times New Roman"/>
          <w:sz w:val="24"/>
          <w:szCs w:val="24"/>
        </w:rPr>
        <w:t xml:space="preserve"> additional targets</w:t>
      </w:r>
      <w:r w:rsidR="003E43F0" w:rsidRPr="003E43F0">
        <w:t xml:space="preserve"> </w:t>
      </w:r>
      <w:r w:rsidR="00606513">
        <w:rPr>
          <w:rFonts w:ascii="Times New Roman" w:hAnsi="Times New Roman" w:cs="Times New Roman"/>
          <w:sz w:val="24"/>
          <w:szCs w:val="24"/>
        </w:rPr>
        <w:fldChar w:fldCharType="begin">
          <w:fldData xml:space="preserve">PEVuZE5vdGU+PENpdGU+PEF1dGhvcj5NYWNrPC9BdXRob3I+PFllYXI+MjAyNDwvWWVhcj48UmVj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PEVuZE5vdGU+PENpdGU+PEF1dGhvcj5NYWNrPC9BdXRob3I+PFllYXI+MjAyNDwvWWVhcj48UmVj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606513">
        <w:rPr>
          <w:rFonts w:ascii="Times New Roman" w:hAnsi="Times New Roman" w:cs="Times New Roman"/>
          <w:sz w:val="24"/>
          <w:szCs w:val="24"/>
        </w:rPr>
      </w:r>
      <w:r w:rsidR="00606513">
        <w:rPr>
          <w:rFonts w:ascii="Times New Roman" w:hAnsi="Times New Roman" w:cs="Times New Roman"/>
          <w:sz w:val="24"/>
          <w:szCs w:val="24"/>
        </w:rPr>
        <w:fldChar w:fldCharType="separate"/>
      </w:r>
      <w:r w:rsidR="003E4C45">
        <w:rPr>
          <w:rFonts w:ascii="Times New Roman" w:hAnsi="Times New Roman" w:cs="Times New Roman"/>
          <w:noProof/>
          <w:sz w:val="24"/>
          <w:szCs w:val="24"/>
        </w:rPr>
        <w:t>[45, 46]</w:t>
      </w:r>
      <w:r w:rsidR="00606513">
        <w:rPr>
          <w:rFonts w:ascii="Times New Roman" w:hAnsi="Times New Roman" w:cs="Times New Roman"/>
          <w:sz w:val="24"/>
          <w:szCs w:val="24"/>
        </w:rPr>
        <w:fldChar w:fldCharType="end"/>
      </w:r>
      <w:r w:rsidRPr="00A23229">
        <w:rPr>
          <w:rFonts w:ascii="Times New Roman" w:hAnsi="Times New Roman" w:cs="Times New Roman"/>
          <w:sz w:val="24"/>
          <w:szCs w:val="24"/>
        </w:rPr>
        <w:t xml:space="preserve">. </w:t>
      </w:r>
      <w:r w:rsidRPr="00121E1A">
        <w:rPr>
          <w:rFonts w:ascii="Times New Roman" w:hAnsi="Times New Roman" w:cs="Times New Roman"/>
          <w:b/>
          <w:bCs/>
          <w:sz w:val="24"/>
          <w:szCs w:val="24"/>
        </w:rPr>
        <w:t>Figure 1a</w:t>
      </w:r>
      <w:r w:rsidR="00910C7B" w:rsidRPr="00FB43E5">
        <w:rPr>
          <w:rFonts w:ascii="Times New Roman" w:hAnsi="Times New Roman" w:cs="Times New Roman"/>
          <w:sz w:val="24"/>
          <w:szCs w:val="24"/>
        </w:rPr>
        <w:t xml:space="preserve"> summarizes </w:t>
      </w:r>
      <w:r w:rsidR="00910C7B">
        <w:rPr>
          <w:rFonts w:ascii="Times New Roman" w:hAnsi="Times New Roman" w:cs="Times New Roman"/>
          <w:sz w:val="24"/>
          <w:szCs w:val="24"/>
        </w:rPr>
        <w:t>our</w:t>
      </w:r>
      <w:r w:rsidR="00910C7B" w:rsidRPr="00FB43E5">
        <w:rPr>
          <w:rFonts w:ascii="Times New Roman" w:hAnsi="Times New Roman" w:cs="Times New Roman"/>
          <w:sz w:val="24"/>
          <w:szCs w:val="24"/>
        </w:rPr>
        <w:t xml:space="preserve"> workflow</w:t>
      </w:r>
      <w:r w:rsidRPr="00A23229">
        <w:rPr>
          <w:rFonts w:ascii="Times New Roman" w:hAnsi="Times New Roman" w:cs="Times New Roman"/>
          <w:sz w:val="24"/>
          <w:szCs w:val="24"/>
        </w:rPr>
        <w:t>.</w:t>
      </w:r>
    </w:p>
    <w:p w14:paraId="03A38375" w14:textId="64F8398F" w:rsidR="000608AC" w:rsidRPr="00A23229" w:rsidRDefault="000608AC" w:rsidP="000608AC">
      <w:pPr>
        <w:spacing w:line="480" w:lineRule="auto"/>
        <w:rPr>
          <w:rFonts w:ascii="Times New Roman" w:hAnsi="Times New Roman" w:cs="Times New Roman"/>
          <w:sz w:val="24"/>
          <w:szCs w:val="24"/>
        </w:rPr>
      </w:pPr>
      <w:r w:rsidRPr="00A23229">
        <w:rPr>
          <w:rFonts w:ascii="Times New Roman" w:hAnsi="Times New Roman" w:cs="Times New Roman"/>
          <w:sz w:val="24"/>
          <w:szCs w:val="24"/>
        </w:rPr>
        <w:t>We queried the ChEMBL and BindingDB database</w:t>
      </w:r>
      <w:r w:rsidR="00376065">
        <w:rPr>
          <w:rFonts w:ascii="Times New Roman" w:hAnsi="Times New Roman" w:cs="Times New Roman"/>
          <w:sz w:val="24"/>
          <w:szCs w:val="24"/>
        </w:rPr>
        <w:t>s</w:t>
      </w:r>
      <w:r w:rsidRPr="00A23229">
        <w:rPr>
          <w:rFonts w:ascii="Times New Roman" w:hAnsi="Times New Roman" w:cs="Times New Roman"/>
          <w:sz w:val="24"/>
          <w:szCs w:val="24"/>
        </w:rPr>
        <w:t xml:space="preserve"> </w:t>
      </w:r>
      <w:r w:rsidR="00BA4460">
        <w:rPr>
          <w:rFonts w:ascii="Times New Roman" w:hAnsi="Times New Roman" w:cs="Times New Roman"/>
          <w:sz w:val="24"/>
          <w:szCs w:val="24"/>
        </w:rPr>
        <w:t>and</w:t>
      </w:r>
      <w:r w:rsidRPr="00A23229">
        <w:rPr>
          <w:rFonts w:ascii="Times New Roman" w:hAnsi="Times New Roman" w:cs="Times New Roman"/>
          <w:sz w:val="24"/>
          <w:szCs w:val="24"/>
        </w:rPr>
        <w:t xml:space="preserve"> obtain</w:t>
      </w:r>
      <w:r w:rsidR="00BA4460">
        <w:rPr>
          <w:rFonts w:ascii="Times New Roman" w:hAnsi="Times New Roman" w:cs="Times New Roman"/>
          <w:sz w:val="24"/>
          <w:szCs w:val="24"/>
        </w:rPr>
        <w:t>ed</w:t>
      </w:r>
      <w:r w:rsidRPr="00A23229">
        <w:rPr>
          <w:rFonts w:ascii="Times New Roman" w:hAnsi="Times New Roman" w:cs="Times New Roman"/>
          <w:sz w:val="24"/>
          <w:szCs w:val="24"/>
        </w:rPr>
        <w:t xml:space="preserve"> GPCR-ligand activity data (IC</w:t>
      </w:r>
      <w:r w:rsidRPr="00A23229">
        <w:rPr>
          <w:rFonts w:ascii="Times New Roman" w:hAnsi="Times New Roman" w:cs="Times New Roman"/>
          <w:sz w:val="24"/>
          <w:szCs w:val="24"/>
          <w:vertAlign w:val="subscript"/>
        </w:rPr>
        <w:t>50</w:t>
      </w:r>
      <w:r w:rsidRPr="00A23229">
        <w:rPr>
          <w:rFonts w:ascii="Times New Roman" w:hAnsi="Times New Roman" w:cs="Times New Roman"/>
          <w:sz w:val="24"/>
          <w:szCs w:val="24"/>
        </w:rPr>
        <w:t>, K</w:t>
      </w:r>
      <w:r w:rsidRPr="00A23229">
        <w:rPr>
          <w:rFonts w:ascii="Times New Roman" w:hAnsi="Times New Roman" w:cs="Times New Roman"/>
          <w:sz w:val="24"/>
          <w:szCs w:val="24"/>
          <w:vertAlign w:val="subscript"/>
        </w:rPr>
        <w:t>i</w:t>
      </w:r>
      <w:r w:rsidRPr="00A23229">
        <w:rPr>
          <w:rFonts w:ascii="Times New Roman" w:hAnsi="Times New Roman" w:cs="Times New Roman"/>
          <w:sz w:val="24"/>
          <w:szCs w:val="24"/>
        </w:rPr>
        <w:t xml:space="preserve">, </w:t>
      </w:r>
      <w:proofErr w:type="spellStart"/>
      <w:r w:rsidRPr="00A23229">
        <w:rPr>
          <w:rFonts w:ascii="Times New Roman" w:hAnsi="Times New Roman" w:cs="Times New Roman"/>
          <w:sz w:val="24"/>
          <w:szCs w:val="24"/>
        </w:rPr>
        <w:t>K</w:t>
      </w:r>
      <w:r w:rsidRPr="00A23229">
        <w:rPr>
          <w:rFonts w:ascii="Times New Roman" w:hAnsi="Times New Roman" w:cs="Times New Roman"/>
          <w:sz w:val="24"/>
          <w:szCs w:val="24"/>
          <w:vertAlign w:val="subscript"/>
        </w:rPr>
        <w:t>d</w:t>
      </w:r>
      <w:proofErr w:type="spellEnd"/>
      <w:r w:rsidR="00BA4460">
        <w:rPr>
          <w:rFonts w:ascii="Times New Roman" w:hAnsi="Times New Roman" w:cs="Times New Roman"/>
          <w:sz w:val="24"/>
          <w:szCs w:val="24"/>
        </w:rPr>
        <w:t xml:space="preserve">, </w:t>
      </w:r>
      <w:r w:rsidRPr="00A23229">
        <w:rPr>
          <w:rFonts w:ascii="Times New Roman" w:hAnsi="Times New Roman" w:cs="Times New Roman"/>
          <w:sz w:val="24"/>
          <w:szCs w:val="24"/>
        </w:rPr>
        <w:t>and EC</w:t>
      </w:r>
      <w:r w:rsidRPr="00A23229">
        <w:rPr>
          <w:rFonts w:ascii="Times New Roman" w:hAnsi="Times New Roman" w:cs="Times New Roman"/>
          <w:sz w:val="24"/>
          <w:szCs w:val="24"/>
          <w:vertAlign w:val="subscript"/>
        </w:rPr>
        <w:t>50</w:t>
      </w:r>
      <w:r w:rsidRPr="00A23229">
        <w:rPr>
          <w:rFonts w:ascii="Times New Roman" w:hAnsi="Times New Roman" w:cs="Times New Roman"/>
          <w:sz w:val="24"/>
          <w:szCs w:val="24"/>
        </w:rPr>
        <w:t>) for 153 GPCRs</w:t>
      </w:r>
      <w:r w:rsidR="00BA4460">
        <w:rPr>
          <w:rFonts w:ascii="Times New Roman" w:hAnsi="Times New Roman" w:cs="Times New Roman"/>
          <w:sz w:val="24"/>
          <w:szCs w:val="24"/>
        </w:rPr>
        <w:t>;</w:t>
      </w:r>
      <w:r w:rsidRPr="00A23229">
        <w:rPr>
          <w:rFonts w:ascii="Times New Roman" w:hAnsi="Times New Roman" w:cs="Times New Roman"/>
          <w:sz w:val="24"/>
          <w:szCs w:val="24"/>
        </w:rPr>
        <w:t xml:space="preserve"> </w:t>
      </w:r>
      <w:r>
        <w:rPr>
          <w:rFonts w:ascii="Times New Roman" w:hAnsi="Times New Roman" w:cs="Times New Roman"/>
          <w:sz w:val="24"/>
          <w:szCs w:val="24"/>
        </w:rPr>
        <w:t>t</w:t>
      </w:r>
      <w:r w:rsidRPr="00A23229">
        <w:rPr>
          <w:rFonts w:ascii="Times New Roman" w:hAnsi="Times New Roman" w:cs="Times New Roman"/>
          <w:sz w:val="24"/>
          <w:szCs w:val="24"/>
        </w:rPr>
        <w:t xml:space="preserve">he remaining </w:t>
      </w:r>
      <w:r w:rsidR="00BA4460">
        <w:rPr>
          <w:rFonts w:ascii="Times New Roman" w:hAnsi="Times New Roman" w:cs="Times New Roman"/>
          <w:sz w:val="24"/>
          <w:szCs w:val="24"/>
        </w:rPr>
        <w:t>486 GPCRs</w:t>
      </w:r>
      <w:r w:rsidRPr="00A23229">
        <w:rPr>
          <w:rFonts w:ascii="Times New Roman" w:hAnsi="Times New Roman" w:cs="Times New Roman"/>
          <w:sz w:val="24"/>
          <w:szCs w:val="24"/>
        </w:rPr>
        <w:t xml:space="preserve"> did not have any associated ligands. We removed all entries </w:t>
      </w:r>
      <w:r w:rsidR="00BA4460">
        <w:rPr>
          <w:rFonts w:ascii="Times New Roman" w:hAnsi="Times New Roman" w:cs="Times New Roman"/>
          <w:sz w:val="24"/>
          <w:szCs w:val="24"/>
        </w:rPr>
        <w:t>without</w:t>
      </w:r>
      <w:r w:rsidRPr="00A23229">
        <w:rPr>
          <w:rFonts w:ascii="Times New Roman" w:hAnsi="Times New Roman" w:cs="Times New Roman"/>
          <w:sz w:val="24"/>
          <w:szCs w:val="24"/>
        </w:rPr>
        <w:t xml:space="preserve"> absolute activity values (e.g., those containing &lt; or &gt; symbols) or with activity units other than n</w:t>
      </w:r>
      <w:r w:rsidR="00BA4460">
        <w:rPr>
          <w:rFonts w:ascii="Times New Roman" w:hAnsi="Times New Roman" w:cs="Times New Roman"/>
          <w:sz w:val="24"/>
          <w:szCs w:val="24"/>
        </w:rPr>
        <w:t>anomolar</w:t>
      </w:r>
      <w:r w:rsidRPr="00A23229">
        <w:rPr>
          <w:rFonts w:ascii="Times New Roman" w:hAnsi="Times New Roman" w:cs="Times New Roman"/>
          <w:sz w:val="24"/>
          <w:szCs w:val="24"/>
        </w:rPr>
        <w:t>. We processed ligand SMILES using the ChEMBL structure pipeline, which performed validation, desalting</w:t>
      </w:r>
      <w:r>
        <w:rPr>
          <w:rFonts w:ascii="Times New Roman" w:hAnsi="Times New Roman" w:cs="Times New Roman"/>
          <w:sz w:val="24"/>
          <w:szCs w:val="24"/>
        </w:rPr>
        <w:t xml:space="preserve"> and</w:t>
      </w:r>
      <w:r w:rsidRPr="00A23229">
        <w:rPr>
          <w:rFonts w:ascii="Times New Roman" w:hAnsi="Times New Roman" w:cs="Times New Roman"/>
          <w:sz w:val="24"/>
          <w:szCs w:val="24"/>
        </w:rPr>
        <w:t xml:space="preserve"> standardization</w:t>
      </w:r>
      <w:r>
        <w:rPr>
          <w:rFonts w:ascii="Times New Roman" w:hAnsi="Times New Roman" w:cs="Times New Roman"/>
          <w:sz w:val="24"/>
          <w:szCs w:val="24"/>
        </w:rPr>
        <w:t xml:space="preserve">, followed by </w:t>
      </w:r>
      <w:r w:rsidRPr="00A23229">
        <w:rPr>
          <w:rFonts w:ascii="Times New Roman" w:hAnsi="Times New Roman" w:cs="Times New Roman"/>
          <w:sz w:val="24"/>
          <w:szCs w:val="24"/>
        </w:rPr>
        <w:t>stereochemistry removal</w:t>
      </w:r>
      <w:r w:rsidR="00BC5BA2" w:rsidRPr="00BC5BA2">
        <w:t xml:space="preserve"> </w:t>
      </w:r>
      <w:r w:rsidR="00BC5BA2">
        <w:rPr>
          <w:rFonts w:ascii="Times New Roman" w:hAnsi="Times New Roman" w:cs="Times New Roman"/>
          <w:sz w:val="24"/>
          <w:szCs w:val="24"/>
        </w:rPr>
        <w:fldChar w:fldCharType="begin">
          <w:fldData xml:space="preserve">PEVuZE5vdGU+PENpdGU+PEF1dGhvcj5CZW50bzwvQXV0aG9yPjxZZWFyPjIwMjA8L1llYXI+PFJl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PEVuZE5vdGU+PENpdGU+PEF1dGhvcj5CZW50bzwvQXV0aG9yPjxZZWFyPjIwMjA8L1llYXI+PFJl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BC5BA2">
        <w:rPr>
          <w:rFonts w:ascii="Times New Roman" w:hAnsi="Times New Roman" w:cs="Times New Roman"/>
          <w:sz w:val="24"/>
          <w:szCs w:val="24"/>
        </w:rPr>
      </w:r>
      <w:r w:rsidR="00BC5BA2">
        <w:rPr>
          <w:rFonts w:ascii="Times New Roman" w:hAnsi="Times New Roman" w:cs="Times New Roman"/>
          <w:sz w:val="24"/>
          <w:szCs w:val="24"/>
        </w:rPr>
        <w:fldChar w:fldCharType="separate"/>
      </w:r>
      <w:r w:rsidR="003E4C45">
        <w:rPr>
          <w:rFonts w:ascii="Times New Roman" w:hAnsi="Times New Roman" w:cs="Times New Roman"/>
          <w:noProof/>
          <w:sz w:val="24"/>
          <w:szCs w:val="24"/>
        </w:rPr>
        <w:t>[47]</w:t>
      </w:r>
      <w:r w:rsidR="00BC5BA2">
        <w:rPr>
          <w:rFonts w:ascii="Times New Roman" w:hAnsi="Times New Roman" w:cs="Times New Roman"/>
          <w:sz w:val="24"/>
          <w:szCs w:val="24"/>
        </w:rPr>
        <w:fldChar w:fldCharType="end"/>
      </w:r>
      <w:r w:rsidRPr="00A23229">
        <w:rPr>
          <w:rFonts w:ascii="Times New Roman" w:hAnsi="Times New Roman" w:cs="Times New Roman"/>
          <w:sz w:val="24"/>
          <w:szCs w:val="24"/>
        </w:rPr>
        <w:t xml:space="preserve">. Given the heterogeneous nature of the data sources, we </w:t>
      </w:r>
      <w:r>
        <w:rPr>
          <w:rFonts w:ascii="Times New Roman" w:hAnsi="Times New Roman" w:cs="Times New Roman"/>
          <w:sz w:val="24"/>
          <w:szCs w:val="24"/>
        </w:rPr>
        <w:t>opted for</w:t>
      </w:r>
      <w:r w:rsidRPr="00A23229">
        <w:rPr>
          <w:rFonts w:ascii="Times New Roman" w:hAnsi="Times New Roman" w:cs="Times New Roman"/>
          <w:sz w:val="24"/>
          <w:szCs w:val="24"/>
        </w:rPr>
        <w:t xml:space="preserve"> a classification </w:t>
      </w:r>
      <w:r>
        <w:rPr>
          <w:rFonts w:ascii="Times New Roman" w:hAnsi="Times New Roman" w:cs="Times New Roman"/>
          <w:sz w:val="24"/>
          <w:szCs w:val="24"/>
        </w:rPr>
        <w:t>model</w:t>
      </w:r>
      <w:r w:rsidRPr="00A23229">
        <w:rPr>
          <w:rFonts w:ascii="Times New Roman" w:hAnsi="Times New Roman" w:cs="Times New Roman"/>
          <w:sz w:val="24"/>
          <w:szCs w:val="24"/>
        </w:rPr>
        <w:t xml:space="preserve"> and used a 0.1 </w:t>
      </w:r>
      <w:proofErr w:type="spellStart"/>
      <w:r w:rsidRPr="00A23229">
        <w:rPr>
          <w:rFonts w:ascii="Times New Roman" w:hAnsi="Times New Roman" w:cs="Times New Roman"/>
          <w:sz w:val="24"/>
          <w:szCs w:val="24"/>
        </w:rPr>
        <w:t>μM</w:t>
      </w:r>
      <w:proofErr w:type="spellEnd"/>
      <w:r w:rsidRPr="00A23229">
        <w:rPr>
          <w:rFonts w:ascii="Times New Roman" w:hAnsi="Times New Roman" w:cs="Times New Roman"/>
          <w:sz w:val="24"/>
          <w:szCs w:val="24"/>
        </w:rPr>
        <w:t xml:space="preserve"> threshold to distinguish active from inactive interactions, consistent with </w:t>
      </w:r>
      <w:r>
        <w:rPr>
          <w:rFonts w:ascii="Times New Roman" w:hAnsi="Times New Roman" w:cs="Times New Roman"/>
          <w:sz w:val="24"/>
          <w:szCs w:val="24"/>
        </w:rPr>
        <w:t xml:space="preserve">the </w:t>
      </w:r>
      <w:r w:rsidRPr="00A23229">
        <w:rPr>
          <w:rFonts w:ascii="Times New Roman" w:hAnsi="Times New Roman" w:cs="Times New Roman"/>
          <w:sz w:val="24"/>
          <w:szCs w:val="24"/>
        </w:rPr>
        <w:t>Pharos database recommendation for GPCRs</w:t>
      </w:r>
      <w:r w:rsidR="00606513" w:rsidRPr="00606513">
        <w:t xml:space="preserve"> </w:t>
      </w:r>
      <w:r w:rsidR="00606513">
        <w:rPr>
          <w:rFonts w:ascii="Times New Roman" w:hAnsi="Times New Roman" w:cs="Times New Roman"/>
          <w:sz w:val="24"/>
          <w:szCs w:val="24"/>
        </w:rPr>
        <w:fldChar w:fldCharType="begin">
          <w:fldData xml:space="preserve">PEVuZE5vdGU+PENpdGU+PEF1dGhvcj5PcHJlYTwvQXV0aG9yPjxZZWFyPjIwMTg8L1llYXI+PFJl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PEVuZE5vdGU+PENpdGU+PEF1dGhvcj5PcHJlYTwvQXV0aG9yPjxZZWFyPjIwMTg8L1llYXI+PFJl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606513">
        <w:rPr>
          <w:rFonts w:ascii="Times New Roman" w:hAnsi="Times New Roman" w:cs="Times New Roman"/>
          <w:sz w:val="24"/>
          <w:szCs w:val="24"/>
        </w:rPr>
      </w:r>
      <w:r w:rsidR="00606513">
        <w:rPr>
          <w:rFonts w:ascii="Times New Roman" w:hAnsi="Times New Roman" w:cs="Times New Roman"/>
          <w:sz w:val="24"/>
          <w:szCs w:val="24"/>
        </w:rPr>
        <w:fldChar w:fldCharType="separate"/>
      </w:r>
      <w:r w:rsidR="003E4C45">
        <w:rPr>
          <w:rFonts w:ascii="Times New Roman" w:hAnsi="Times New Roman" w:cs="Times New Roman"/>
          <w:noProof/>
          <w:sz w:val="24"/>
          <w:szCs w:val="24"/>
        </w:rPr>
        <w:t>[48]</w:t>
      </w:r>
      <w:r w:rsidR="00606513">
        <w:rPr>
          <w:rFonts w:ascii="Times New Roman" w:hAnsi="Times New Roman" w:cs="Times New Roman"/>
          <w:sz w:val="24"/>
          <w:szCs w:val="24"/>
        </w:rPr>
        <w:fldChar w:fldCharType="end"/>
      </w:r>
      <w:r w:rsidRPr="00A23229">
        <w:rPr>
          <w:rFonts w:ascii="Times New Roman" w:hAnsi="Times New Roman" w:cs="Times New Roman"/>
          <w:sz w:val="24"/>
          <w:szCs w:val="24"/>
        </w:rPr>
        <w:t>. We removed duplicate entries when a GPCR-ligand pair belonged to the same class and removed all entries when the pair belonged to opposite class</w:t>
      </w:r>
      <w:r w:rsidR="00BA4460">
        <w:rPr>
          <w:rFonts w:ascii="Times New Roman" w:hAnsi="Times New Roman" w:cs="Times New Roman"/>
          <w:sz w:val="24"/>
          <w:szCs w:val="24"/>
        </w:rPr>
        <w:t>es</w:t>
      </w:r>
      <w:r w:rsidRPr="00A23229">
        <w:rPr>
          <w:rFonts w:ascii="Times New Roman" w:hAnsi="Times New Roman" w:cs="Times New Roman"/>
          <w:sz w:val="24"/>
          <w:szCs w:val="24"/>
        </w:rPr>
        <w:t xml:space="preserve">. Our final dataset </w:t>
      </w:r>
      <w:r>
        <w:rPr>
          <w:rFonts w:ascii="Times New Roman" w:hAnsi="Times New Roman" w:cs="Times New Roman"/>
          <w:sz w:val="24"/>
          <w:szCs w:val="24"/>
        </w:rPr>
        <w:t>consisted of</w:t>
      </w:r>
      <w:r w:rsidRPr="00A23229">
        <w:rPr>
          <w:rFonts w:ascii="Times New Roman" w:hAnsi="Times New Roman" w:cs="Times New Roman"/>
          <w:sz w:val="24"/>
          <w:szCs w:val="24"/>
        </w:rPr>
        <w:t xml:space="preserve"> 152,831 GPCR-ligand pairs, representing 119 unique GPCRs and 97,955 unique ligands, with 68,030 active and 84,801 inactive interactions (</w:t>
      </w:r>
      <w:r w:rsidRPr="00121E1A">
        <w:rPr>
          <w:rFonts w:ascii="Times New Roman" w:hAnsi="Times New Roman" w:cs="Times New Roman"/>
          <w:b/>
          <w:bCs/>
          <w:sz w:val="24"/>
          <w:szCs w:val="24"/>
        </w:rPr>
        <w:t>Figure 1b</w:t>
      </w:r>
      <w:r w:rsidRPr="00A23229">
        <w:rPr>
          <w:rFonts w:ascii="Times New Roman" w:hAnsi="Times New Roman" w:cs="Times New Roman"/>
          <w:sz w:val="24"/>
          <w:szCs w:val="24"/>
        </w:rPr>
        <w:t>).</w:t>
      </w:r>
    </w:p>
    <w:p w14:paraId="32F6DEBD" w14:textId="7B0A06EC" w:rsidR="000608AC" w:rsidRPr="00A23229" w:rsidRDefault="000608AC" w:rsidP="00FB43E5">
      <w:pPr>
        <w:spacing w:after="360" w:line="480" w:lineRule="auto"/>
        <w:rPr>
          <w:rFonts w:ascii="Times New Roman" w:hAnsi="Times New Roman" w:cs="Times New Roman"/>
          <w:sz w:val="24"/>
          <w:szCs w:val="24"/>
        </w:rPr>
      </w:pPr>
      <w:r w:rsidRPr="00A23229">
        <w:rPr>
          <w:rFonts w:ascii="Times New Roman" w:hAnsi="Times New Roman" w:cs="Times New Roman"/>
          <w:sz w:val="24"/>
          <w:szCs w:val="24"/>
        </w:rPr>
        <w:t>We split the dataset into training, validation, and test sets using a 70:10:20 ratio (</w:t>
      </w:r>
      <w:r w:rsidRPr="00121E1A">
        <w:rPr>
          <w:rFonts w:ascii="Times New Roman" w:hAnsi="Times New Roman" w:cs="Times New Roman"/>
          <w:b/>
          <w:bCs/>
          <w:sz w:val="24"/>
          <w:szCs w:val="24"/>
        </w:rPr>
        <w:t>Figure 1c</w:t>
      </w:r>
      <w:r w:rsidRPr="00A23229">
        <w:rPr>
          <w:rFonts w:ascii="Times New Roman" w:hAnsi="Times New Roman" w:cs="Times New Roman"/>
          <w:sz w:val="24"/>
          <w:szCs w:val="24"/>
        </w:rPr>
        <w:t xml:space="preserve">). We generated training and validation sets </w:t>
      </w:r>
      <w:r>
        <w:rPr>
          <w:rFonts w:ascii="Times New Roman" w:hAnsi="Times New Roman" w:cs="Times New Roman"/>
          <w:sz w:val="24"/>
          <w:szCs w:val="24"/>
        </w:rPr>
        <w:t xml:space="preserve">via </w:t>
      </w:r>
      <w:r w:rsidRPr="00A23229">
        <w:rPr>
          <w:rFonts w:ascii="Times New Roman" w:hAnsi="Times New Roman" w:cs="Times New Roman"/>
          <w:sz w:val="24"/>
          <w:szCs w:val="24"/>
        </w:rPr>
        <w:t>random</w:t>
      </w:r>
      <w:r>
        <w:rPr>
          <w:rFonts w:ascii="Times New Roman" w:hAnsi="Times New Roman" w:cs="Times New Roman"/>
          <w:sz w:val="24"/>
          <w:szCs w:val="24"/>
        </w:rPr>
        <w:t xml:space="preserve"> splitting, allowing</w:t>
      </w:r>
      <w:r w:rsidRPr="000235E1">
        <w:rPr>
          <w:rFonts w:ascii="Times New Roman" w:hAnsi="Times New Roman" w:cs="Times New Roman"/>
          <w:sz w:val="24"/>
          <w:szCs w:val="24"/>
        </w:rPr>
        <w:t xml:space="preserve"> </w:t>
      </w:r>
      <w:r>
        <w:rPr>
          <w:rFonts w:ascii="Times New Roman" w:hAnsi="Times New Roman" w:cs="Times New Roman"/>
          <w:sz w:val="24"/>
          <w:szCs w:val="24"/>
        </w:rPr>
        <w:t xml:space="preserve">both GPCR and ligand </w:t>
      </w:r>
      <w:r w:rsidRPr="000235E1">
        <w:rPr>
          <w:rFonts w:ascii="Times New Roman" w:hAnsi="Times New Roman" w:cs="Times New Roman"/>
          <w:sz w:val="24"/>
          <w:szCs w:val="24"/>
        </w:rPr>
        <w:t xml:space="preserve">overlap between these sets. We created two distinct test sets to evaluate model performance under different generalization </w:t>
      </w:r>
      <w:r>
        <w:rPr>
          <w:rFonts w:ascii="Times New Roman" w:hAnsi="Times New Roman" w:cs="Times New Roman"/>
          <w:sz w:val="24"/>
          <w:szCs w:val="24"/>
        </w:rPr>
        <w:t>conditions</w:t>
      </w:r>
      <w:r w:rsidRPr="000235E1">
        <w:rPr>
          <w:rFonts w:ascii="Times New Roman" w:hAnsi="Times New Roman" w:cs="Times New Roman"/>
          <w:sz w:val="24"/>
          <w:szCs w:val="24"/>
        </w:rPr>
        <w:t>.</w:t>
      </w:r>
      <w:r>
        <w:rPr>
          <w:rFonts w:ascii="Times New Roman" w:hAnsi="Times New Roman" w:cs="Times New Roman"/>
          <w:sz w:val="24"/>
          <w:szCs w:val="24"/>
        </w:rPr>
        <w:t xml:space="preserve"> </w:t>
      </w:r>
      <w:r w:rsidRPr="000415B6">
        <w:rPr>
          <w:rFonts w:ascii="Times New Roman" w:hAnsi="Times New Roman" w:cs="Times New Roman"/>
          <w:sz w:val="24"/>
          <w:szCs w:val="24"/>
        </w:rPr>
        <w:t>For the unseen proteins test set</w:t>
      </w:r>
      <w:r w:rsidR="002C28D2">
        <w:rPr>
          <w:rFonts w:ascii="Times New Roman" w:hAnsi="Times New Roman" w:cs="Times New Roman"/>
          <w:sz w:val="24"/>
          <w:szCs w:val="24"/>
        </w:rPr>
        <w:t xml:space="preserve"> </w:t>
      </w:r>
      <w:r w:rsidR="002C28D2" w:rsidRPr="002C28D2">
        <w:rPr>
          <w:rFonts w:ascii="Times New Roman" w:hAnsi="Times New Roman" w:cs="Times New Roman"/>
          <w:sz w:val="24"/>
          <w:szCs w:val="24"/>
        </w:rPr>
        <w:t>(S</w:t>
      </w:r>
      <w:r w:rsidR="002C28D2">
        <w:rPr>
          <w:rFonts w:ascii="Times New Roman" w:hAnsi="Times New Roman" w:cs="Times New Roman"/>
          <w:sz w:val="24"/>
          <w:szCs w:val="24"/>
        </w:rPr>
        <w:t>3</w:t>
      </w:r>
      <w:r w:rsidR="002C28D2" w:rsidRPr="002C28D2">
        <w:rPr>
          <w:rFonts w:ascii="Times New Roman" w:hAnsi="Times New Roman" w:cs="Times New Roman"/>
          <w:sz w:val="24"/>
          <w:szCs w:val="24"/>
        </w:rPr>
        <w:t xml:space="preserve">, cold </w:t>
      </w:r>
      <w:r w:rsidR="002C28D2">
        <w:rPr>
          <w:rFonts w:ascii="Times New Roman" w:hAnsi="Times New Roman" w:cs="Times New Roman"/>
          <w:sz w:val="24"/>
          <w:szCs w:val="24"/>
        </w:rPr>
        <w:t>target</w:t>
      </w:r>
      <w:r w:rsidR="002C28D2" w:rsidRPr="002C28D2">
        <w:rPr>
          <w:rFonts w:ascii="Times New Roman" w:hAnsi="Times New Roman" w:cs="Times New Roman"/>
          <w:sz w:val="24"/>
          <w:szCs w:val="24"/>
        </w:rPr>
        <w:t xml:space="preserve"> scenario)</w:t>
      </w:r>
      <w:r w:rsidRPr="000415B6">
        <w:rPr>
          <w:rFonts w:ascii="Times New Roman" w:hAnsi="Times New Roman" w:cs="Times New Roman"/>
          <w:sz w:val="24"/>
          <w:szCs w:val="24"/>
        </w:rPr>
        <w:t xml:space="preserve">, we randomly selected </w:t>
      </w:r>
      <w:r w:rsidR="00795593">
        <w:rPr>
          <w:rFonts w:ascii="Times New Roman" w:hAnsi="Times New Roman" w:cs="Times New Roman"/>
          <w:sz w:val="24"/>
          <w:szCs w:val="24"/>
        </w:rPr>
        <w:t>nine</w:t>
      </w:r>
      <w:r w:rsidRPr="000415B6">
        <w:rPr>
          <w:rFonts w:ascii="Times New Roman" w:hAnsi="Times New Roman" w:cs="Times New Roman"/>
          <w:sz w:val="24"/>
          <w:szCs w:val="24"/>
        </w:rPr>
        <w:t xml:space="preserve"> GPCRs </w:t>
      </w:r>
      <w:r>
        <w:rPr>
          <w:rFonts w:ascii="Times New Roman" w:hAnsi="Times New Roman" w:cs="Times New Roman"/>
          <w:sz w:val="24"/>
          <w:szCs w:val="24"/>
        </w:rPr>
        <w:t>(</w:t>
      </w:r>
      <w:r w:rsidR="00795593" w:rsidRPr="00FB43E5">
        <w:rPr>
          <w:rFonts w:ascii="Times New Roman" w:hAnsi="Times New Roman" w:cs="Times New Roman"/>
          <w:b/>
          <w:bCs/>
          <w:sz w:val="24"/>
          <w:szCs w:val="24"/>
        </w:rPr>
        <w:t xml:space="preserve">Supplementary </w:t>
      </w:r>
      <w:r w:rsidRPr="00EA6443">
        <w:rPr>
          <w:rFonts w:ascii="Times New Roman" w:hAnsi="Times New Roman" w:cs="Times New Roman"/>
          <w:b/>
          <w:bCs/>
          <w:sz w:val="24"/>
          <w:szCs w:val="24"/>
        </w:rPr>
        <w:t>Table S1</w:t>
      </w:r>
      <w:r>
        <w:rPr>
          <w:rFonts w:ascii="Times New Roman" w:hAnsi="Times New Roman" w:cs="Times New Roman"/>
          <w:sz w:val="24"/>
          <w:szCs w:val="24"/>
        </w:rPr>
        <w:t>)</w:t>
      </w:r>
      <w:r w:rsidRPr="00A23229">
        <w:rPr>
          <w:rFonts w:ascii="Times New Roman" w:hAnsi="Times New Roman" w:cs="Times New Roman"/>
          <w:sz w:val="24"/>
          <w:szCs w:val="24"/>
        </w:rPr>
        <w:t xml:space="preserve"> </w:t>
      </w:r>
      <w:r w:rsidRPr="000415B6">
        <w:rPr>
          <w:rFonts w:ascii="Times New Roman" w:hAnsi="Times New Roman" w:cs="Times New Roman"/>
          <w:sz w:val="24"/>
          <w:szCs w:val="24"/>
        </w:rPr>
        <w:t xml:space="preserve">and removed </w:t>
      </w:r>
      <w:r>
        <w:rPr>
          <w:rFonts w:ascii="Times New Roman" w:hAnsi="Times New Roman" w:cs="Times New Roman"/>
          <w:sz w:val="24"/>
          <w:szCs w:val="24"/>
        </w:rPr>
        <w:t>all</w:t>
      </w:r>
      <w:r w:rsidRPr="000415B6">
        <w:rPr>
          <w:rFonts w:ascii="Times New Roman" w:hAnsi="Times New Roman" w:cs="Times New Roman"/>
          <w:sz w:val="24"/>
          <w:szCs w:val="24"/>
        </w:rPr>
        <w:t xml:space="preserve"> </w:t>
      </w:r>
      <w:r w:rsidR="00795593">
        <w:rPr>
          <w:rFonts w:ascii="Times New Roman" w:hAnsi="Times New Roman" w:cs="Times New Roman"/>
          <w:sz w:val="24"/>
          <w:szCs w:val="24"/>
        </w:rPr>
        <w:t xml:space="preserve">of </w:t>
      </w:r>
      <w:r w:rsidRPr="000415B6">
        <w:rPr>
          <w:rFonts w:ascii="Times New Roman" w:hAnsi="Times New Roman" w:cs="Times New Roman"/>
          <w:sz w:val="24"/>
          <w:szCs w:val="24"/>
        </w:rPr>
        <w:t>their associated GPCR-ligand pairs from the training and validation sets.</w:t>
      </w:r>
      <w:r>
        <w:rPr>
          <w:rFonts w:ascii="Times New Roman" w:hAnsi="Times New Roman" w:cs="Times New Roman"/>
          <w:sz w:val="24"/>
          <w:szCs w:val="24"/>
        </w:rPr>
        <w:t xml:space="preserve"> </w:t>
      </w:r>
      <w:r w:rsidRPr="000415B6">
        <w:rPr>
          <w:rFonts w:ascii="Times New Roman" w:hAnsi="Times New Roman" w:cs="Times New Roman"/>
          <w:sz w:val="24"/>
          <w:szCs w:val="24"/>
        </w:rPr>
        <w:t xml:space="preserve">For the unseen </w:t>
      </w:r>
      <w:r>
        <w:rPr>
          <w:rFonts w:ascii="Times New Roman" w:hAnsi="Times New Roman" w:cs="Times New Roman"/>
          <w:sz w:val="24"/>
          <w:szCs w:val="24"/>
        </w:rPr>
        <w:t>ligands</w:t>
      </w:r>
      <w:r w:rsidRPr="000415B6">
        <w:rPr>
          <w:rFonts w:ascii="Times New Roman" w:hAnsi="Times New Roman" w:cs="Times New Roman"/>
          <w:sz w:val="24"/>
          <w:szCs w:val="24"/>
        </w:rPr>
        <w:t xml:space="preserve"> test set</w:t>
      </w:r>
      <w:r w:rsidR="002C28D2">
        <w:rPr>
          <w:rFonts w:ascii="Times New Roman" w:hAnsi="Times New Roman" w:cs="Times New Roman"/>
          <w:sz w:val="24"/>
          <w:szCs w:val="24"/>
        </w:rPr>
        <w:t xml:space="preserve"> </w:t>
      </w:r>
      <w:r w:rsidR="002C28D2" w:rsidRPr="002C28D2">
        <w:rPr>
          <w:rFonts w:ascii="Times New Roman" w:hAnsi="Times New Roman" w:cs="Times New Roman"/>
          <w:sz w:val="24"/>
          <w:szCs w:val="24"/>
        </w:rPr>
        <w:t>(S2, cold drug scenario)</w:t>
      </w:r>
      <w:r w:rsidRPr="000415B6">
        <w:rPr>
          <w:rFonts w:ascii="Times New Roman" w:hAnsi="Times New Roman" w:cs="Times New Roman"/>
          <w:sz w:val="24"/>
          <w:szCs w:val="24"/>
        </w:rPr>
        <w:t xml:space="preserve">, </w:t>
      </w:r>
      <w:r>
        <w:rPr>
          <w:rFonts w:ascii="Times New Roman" w:hAnsi="Times New Roman" w:cs="Times New Roman"/>
          <w:sz w:val="24"/>
          <w:szCs w:val="24"/>
        </w:rPr>
        <w:t>w</w:t>
      </w:r>
      <w:r w:rsidRPr="000415B6">
        <w:rPr>
          <w:rFonts w:ascii="Times New Roman" w:hAnsi="Times New Roman" w:cs="Times New Roman"/>
          <w:sz w:val="24"/>
          <w:szCs w:val="24"/>
        </w:rPr>
        <w:t>e performed Butina clustering on all 97,955 ligands</w:t>
      </w:r>
      <w:r>
        <w:rPr>
          <w:rFonts w:ascii="Times New Roman" w:hAnsi="Times New Roman" w:cs="Times New Roman"/>
          <w:sz w:val="24"/>
          <w:szCs w:val="24"/>
        </w:rPr>
        <w:t xml:space="preserve"> using </w:t>
      </w:r>
      <w:r>
        <w:rPr>
          <w:rFonts w:ascii="Times New Roman" w:hAnsi="Times New Roman" w:cs="Times New Roman"/>
          <w:sz w:val="24"/>
          <w:szCs w:val="24"/>
        </w:rPr>
        <w:lastRenderedPageBreak/>
        <w:t xml:space="preserve">Tanimoto similarity (calculated using </w:t>
      </w:r>
      <w:r w:rsidR="00C755C2">
        <w:rPr>
          <w:rFonts w:ascii="Times New Roman" w:hAnsi="Times New Roman" w:cs="Times New Roman"/>
          <w:sz w:val="24"/>
          <w:szCs w:val="24"/>
        </w:rPr>
        <w:t>2,048</w:t>
      </w:r>
      <w:r>
        <w:rPr>
          <w:rFonts w:ascii="Times New Roman" w:hAnsi="Times New Roman" w:cs="Times New Roman"/>
          <w:sz w:val="24"/>
          <w:szCs w:val="24"/>
        </w:rPr>
        <w:t xml:space="preserve">-bit Morgan fingerprints) and </w:t>
      </w:r>
      <w:r w:rsidRPr="000415B6">
        <w:rPr>
          <w:rFonts w:ascii="Times New Roman" w:hAnsi="Times New Roman" w:cs="Times New Roman"/>
          <w:sz w:val="24"/>
          <w:szCs w:val="24"/>
        </w:rPr>
        <w:t>assigned ligands to clusters using a 0.</w:t>
      </w:r>
      <w:r>
        <w:rPr>
          <w:rFonts w:ascii="Times New Roman" w:hAnsi="Times New Roman" w:cs="Times New Roman"/>
          <w:sz w:val="24"/>
          <w:szCs w:val="24"/>
        </w:rPr>
        <w:t>65</w:t>
      </w:r>
      <w:r w:rsidRPr="000415B6">
        <w:rPr>
          <w:rFonts w:ascii="Times New Roman" w:hAnsi="Times New Roman" w:cs="Times New Roman"/>
          <w:sz w:val="24"/>
          <w:szCs w:val="24"/>
        </w:rPr>
        <w:t xml:space="preserve"> similarity threshold</w:t>
      </w:r>
      <w:r w:rsidR="000A25B0" w:rsidRPr="000A25B0">
        <w:t xml:space="preserve"> </w:t>
      </w:r>
      <w:r w:rsidR="000A25B0">
        <w:rPr>
          <w:rFonts w:ascii="Times New Roman" w:hAnsi="Times New Roman" w:cs="Times New Roman"/>
          <w:sz w:val="24"/>
          <w:szCs w:val="24"/>
        </w:rPr>
        <w:fldChar w:fldCharType="begin"/>
      </w:r>
      <w:r w:rsidR="003E4C45">
        <w:rPr>
          <w:rFonts w:ascii="Times New Roman" w:hAnsi="Times New Roman" w:cs="Times New Roman"/>
          <w:sz w:val="24"/>
          <w:szCs w:val="24"/>
        </w:rPr>
        <w:instrText xml:space="preserve"> ADDIN EN.CITE &lt;EndNote&gt;&lt;Cite&gt;&lt;Author&gt;Butina&lt;/Author&gt;&lt;Year&gt;1999&lt;/Year&gt;&lt;RecNum&gt;498&lt;/RecNum&gt;&lt;DisplayText&gt;[49]&lt;/DisplayText&gt;&lt;record&gt;&lt;rec-number&gt;498&lt;/rec-number&gt;&lt;foreign-keys&gt;&lt;key app="EN" db-id="ep0x5v0fowptwwex2tipt52d2wezffs920w9" timestamp="1767113229" guid="73cc3f06-d3af-45a6-aee8-4a960a7cf7f3"&gt;498&lt;/key&gt;&lt;/foreign-keys&gt;&lt;ref-type name="Journal Article"&gt;17&lt;/ref-type&gt;&lt;contributors&gt;&lt;authors&gt;&lt;author&gt;Darko Butina&lt;/author&gt;&lt;/authors&gt;&lt;/contributors&gt;&lt;titles&gt;&lt;title&gt;Unsupervised Data Base Clustering Based on Daylight’s Fingerprint and Tanimoto Similarity: A Fast and Automated Way To Cluster Small and Large Data Sets&lt;/title&gt;&lt;secondary-title&gt;Journal of Chemical Information and Computer Sciences&lt;/secondary-title&gt;&lt;/titles&gt;&lt;periodical&gt;&lt;full-title&gt;Journal of Chemical Information and Computer Sciences&lt;/full-title&gt;&lt;/periodical&gt;&lt;pages&gt;747-750&lt;/pages&gt;&lt;volume&gt;39&lt;/volume&gt;&lt;number&gt;4&lt;/number&gt;&lt;dates&gt;&lt;year&gt;1999&lt;/year&gt;&lt;/dates&gt;&lt;urls&gt;&lt;/urls&gt;&lt;/record&gt;&lt;/Cite&gt;&lt;/EndNote&gt;</w:instrText>
      </w:r>
      <w:r w:rsidR="000A25B0">
        <w:rPr>
          <w:rFonts w:ascii="Times New Roman" w:hAnsi="Times New Roman" w:cs="Times New Roman"/>
          <w:sz w:val="24"/>
          <w:szCs w:val="24"/>
        </w:rPr>
        <w:fldChar w:fldCharType="separate"/>
      </w:r>
      <w:r w:rsidR="003E4C45">
        <w:rPr>
          <w:rFonts w:ascii="Times New Roman" w:hAnsi="Times New Roman" w:cs="Times New Roman"/>
          <w:noProof/>
          <w:sz w:val="24"/>
          <w:szCs w:val="24"/>
        </w:rPr>
        <w:t>[49]</w:t>
      </w:r>
      <w:r w:rsidR="000A25B0">
        <w:rPr>
          <w:rFonts w:ascii="Times New Roman" w:hAnsi="Times New Roman" w:cs="Times New Roman"/>
          <w:sz w:val="24"/>
          <w:szCs w:val="24"/>
        </w:rPr>
        <w:fldChar w:fldCharType="end"/>
      </w:r>
      <w:r w:rsidRPr="000415B6">
        <w:rPr>
          <w:rFonts w:ascii="Times New Roman" w:hAnsi="Times New Roman" w:cs="Times New Roman"/>
          <w:sz w:val="24"/>
          <w:szCs w:val="24"/>
        </w:rPr>
        <w:t>.</w:t>
      </w:r>
      <w:r>
        <w:rPr>
          <w:rFonts w:ascii="Times New Roman" w:hAnsi="Times New Roman" w:cs="Times New Roman"/>
          <w:sz w:val="24"/>
          <w:szCs w:val="24"/>
        </w:rPr>
        <w:t xml:space="preserve"> </w:t>
      </w:r>
      <w:r w:rsidRPr="000415B6">
        <w:rPr>
          <w:rFonts w:ascii="Times New Roman" w:hAnsi="Times New Roman" w:cs="Times New Roman"/>
          <w:sz w:val="24"/>
          <w:szCs w:val="24"/>
        </w:rPr>
        <w:t xml:space="preserve">We then ensured that ligands in </w:t>
      </w:r>
      <w:r>
        <w:rPr>
          <w:rFonts w:ascii="Times New Roman" w:hAnsi="Times New Roman" w:cs="Times New Roman"/>
          <w:sz w:val="24"/>
          <w:szCs w:val="24"/>
        </w:rPr>
        <w:t>this</w:t>
      </w:r>
      <w:r w:rsidRPr="000415B6">
        <w:rPr>
          <w:rFonts w:ascii="Times New Roman" w:hAnsi="Times New Roman" w:cs="Times New Roman"/>
          <w:sz w:val="24"/>
          <w:szCs w:val="24"/>
        </w:rPr>
        <w:t xml:space="preserve"> set came from clusters that had no representati</w:t>
      </w:r>
      <w:r>
        <w:rPr>
          <w:rFonts w:ascii="Times New Roman" w:hAnsi="Times New Roman" w:cs="Times New Roman"/>
          <w:sz w:val="24"/>
          <w:szCs w:val="24"/>
        </w:rPr>
        <w:t>ves</w:t>
      </w:r>
      <w:r w:rsidRPr="000415B6">
        <w:rPr>
          <w:rFonts w:ascii="Times New Roman" w:hAnsi="Times New Roman" w:cs="Times New Roman"/>
          <w:sz w:val="24"/>
          <w:szCs w:val="24"/>
        </w:rPr>
        <w:t xml:space="preserve"> in the training set, </w:t>
      </w:r>
      <w:r>
        <w:rPr>
          <w:rFonts w:ascii="Times New Roman" w:hAnsi="Times New Roman" w:cs="Times New Roman"/>
          <w:sz w:val="24"/>
          <w:szCs w:val="24"/>
        </w:rPr>
        <w:t>ensuring</w:t>
      </w:r>
      <w:r w:rsidRPr="000415B6">
        <w:rPr>
          <w:rFonts w:ascii="Times New Roman" w:hAnsi="Times New Roman" w:cs="Times New Roman"/>
          <w:sz w:val="24"/>
          <w:szCs w:val="24"/>
        </w:rPr>
        <w:t xml:space="preserve"> structural dissimilarity.</w:t>
      </w:r>
      <w:r>
        <w:rPr>
          <w:rFonts w:ascii="Times New Roman" w:hAnsi="Times New Roman" w:cs="Times New Roman"/>
          <w:sz w:val="24"/>
          <w:szCs w:val="24"/>
        </w:rPr>
        <w:t xml:space="preserve"> </w:t>
      </w:r>
    </w:p>
    <w:p w14:paraId="7C39FF06" w14:textId="1ABA84A2" w:rsidR="000608AC" w:rsidRPr="00EA3BF3" w:rsidRDefault="000608AC" w:rsidP="000608AC">
      <w:pPr>
        <w:spacing w:line="480" w:lineRule="auto"/>
        <w:rPr>
          <w:rFonts w:ascii="Times New Roman" w:hAnsi="Times New Roman" w:cs="Times New Roman"/>
          <w:b/>
          <w:bCs/>
          <w:sz w:val="24"/>
          <w:szCs w:val="24"/>
        </w:rPr>
      </w:pPr>
      <w:r w:rsidRPr="00EA3BF3">
        <w:rPr>
          <w:rFonts w:ascii="Times New Roman" w:hAnsi="Times New Roman" w:cs="Times New Roman"/>
          <w:b/>
          <w:bCs/>
          <w:sz w:val="24"/>
          <w:szCs w:val="24"/>
        </w:rPr>
        <w:t xml:space="preserve">GPCR and </w:t>
      </w:r>
      <w:r w:rsidR="00795593" w:rsidRPr="00EA3BF3">
        <w:rPr>
          <w:rFonts w:ascii="Times New Roman" w:hAnsi="Times New Roman" w:cs="Times New Roman"/>
          <w:b/>
          <w:bCs/>
          <w:sz w:val="24"/>
          <w:szCs w:val="24"/>
        </w:rPr>
        <w:t>l</w:t>
      </w:r>
      <w:r w:rsidRPr="00EA3BF3">
        <w:rPr>
          <w:rFonts w:ascii="Times New Roman" w:hAnsi="Times New Roman" w:cs="Times New Roman"/>
          <w:b/>
          <w:bCs/>
          <w:sz w:val="24"/>
          <w:szCs w:val="24"/>
        </w:rPr>
        <w:t xml:space="preserve">igand </w:t>
      </w:r>
      <w:r w:rsidR="00795593" w:rsidRPr="00EA3BF3">
        <w:rPr>
          <w:rFonts w:ascii="Times New Roman" w:hAnsi="Times New Roman" w:cs="Times New Roman"/>
          <w:b/>
          <w:bCs/>
          <w:sz w:val="24"/>
          <w:szCs w:val="24"/>
        </w:rPr>
        <w:t>r</w:t>
      </w:r>
      <w:r w:rsidRPr="00EA3BF3">
        <w:rPr>
          <w:rFonts w:ascii="Times New Roman" w:hAnsi="Times New Roman" w:cs="Times New Roman"/>
          <w:b/>
          <w:bCs/>
          <w:sz w:val="24"/>
          <w:szCs w:val="24"/>
        </w:rPr>
        <w:t>epresentation</w:t>
      </w:r>
    </w:p>
    <w:p w14:paraId="57F97DB1" w14:textId="296C5BE3" w:rsidR="000608AC" w:rsidRPr="00217DAC" w:rsidRDefault="000608AC" w:rsidP="000608AC">
      <w:pPr>
        <w:spacing w:line="480" w:lineRule="auto"/>
        <w:rPr>
          <w:rFonts w:ascii="Times New Roman" w:hAnsi="Times New Roman" w:cs="Times New Roman"/>
          <w:sz w:val="24"/>
          <w:szCs w:val="24"/>
        </w:rPr>
      </w:pPr>
      <w:r w:rsidRPr="00217DAC">
        <w:rPr>
          <w:rFonts w:ascii="Times New Roman" w:hAnsi="Times New Roman" w:cs="Times New Roman"/>
          <w:sz w:val="24"/>
          <w:szCs w:val="24"/>
        </w:rPr>
        <w:t>We represent</w:t>
      </w:r>
      <w:r w:rsidRPr="00A23229">
        <w:rPr>
          <w:rFonts w:ascii="Times New Roman" w:hAnsi="Times New Roman" w:cs="Times New Roman"/>
          <w:sz w:val="24"/>
          <w:szCs w:val="24"/>
        </w:rPr>
        <w:t>ed</w:t>
      </w:r>
      <w:r w:rsidRPr="00217DAC">
        <w:rPr>
          <w:rFonts w:ascii="Times New Roman" w:hAnsi="Times New Roman" w:cs="Times New Roman"/>
          <w:sz w:val="24"/>
          <w:szCs w:val="24"/>
        </w:rPr>
        <w:t xml:space="preserve"> GPCRs using their primary amino acid sequences and encode</w:t>
      </w:r>
      <w:r w:rsidRPr="00A23229">
        <w:rPr>
          <w:rFonts w:ascii="Times New Roman" w:hAnsi="Times New Roman" w:cs="Times New Roman"/>
          <w:sz w:val="24"/>
          <w:szCs w:val="24"/>
        </w:rPr>
        <w:t>d</w:t>
      </w:r>
      <w:r w:rsidRPr="00217DAC">
        <w:rPr>
          <w:rFonts w:ascii="Times New Roman" w:hAnsi="Times New Roman" w:cs="Times New Roman"/>
          <w:sz w:val="24"/>
          <w:szCs w:val="24"/>
        </w:rPr>
        <w:t xml:space="preserve"> them using ProtBERT, a pretrained protein language model (PLM</w:t>
      </w:r>
      <w:r w:rsidR="000A25B0">
        <w:rPr>
          <w:rFonts w:ascii="Times New Roman" w:hAnsi="Times New Roman" w:cs="Times New Roman"/>
          <w:sz w:val="24"/>
          <w:szCs w:val="24"/>
        </w:rPr>
        <w:t>)</w:t>
      </w:r>
      <w:r w:rsidR="00FA5DED" w:rsidRPr="00FA5DED">
        <w:t xml:space="preserve"> </w:t>
      </w:r>
      <w:r w:rsidR="00FA5DED">
        <w:rPr>
          <w:rFonts w:ascii="Times New Roman" w:hAnsi="Times New Roman" w:cs="Times New Roman"/>
          <w:sz w:val="24"/>
          <w:szCs w:val="24"/>
        </w:rPr>
        <w:fldChar w:fldCharType="begin"/>
      </w:r>
      <w:r w:rsidR="003E4C45">
        <w:rPr>
          <w:rFonts w:ascii="Times New Roman" w:hAnsi="Times New Roman" w:cs="Times New Roman"/>
          <w:sz w:val="24"/>
          <w:szCs w:val="24"/>
        </w:rPr>
        <w:instrText xml:space="preserve"> ADDIN EN.CITE &lt;EndNote&gt;&lt;Cite&gt;&lt;Author&gt;Elnaggar&lt;/Author&gt;&lt;Year&gt;2022&lt;/Year&gt;&lt;RecNum&gt;454&lt;/RecNum&gt;&lt;DisplayText&gt;[27]&lt;/DisplayText&gt;&lt;record&gt;&lt;rec-number&gt;454&lt;/rec-number&gt;&lt;foreign-keys&gt;&lt;key app="EN" db-id="ep0x5v0fowptwwex2tipt52d2wezffs920w9" timestamp="1763674102" guid="a98b04a8-9690-4709-818e-22c4589e0fa9"&gt;454&lt;/key&gt;&lt;/foreign-keys&gt;&lt;ref-type name="Journal Article"&gt;17&lt;/ref-type&gt;&lt;contributors&gt;&lt;authors&gt;&lt;author&gt;Elnaggar, A.&lt;/author&gt;&lt;author&gt;Heinzinger, M.&lt;/author&gt;&lt;author&gt;Dallago, C.&lt;/author&gt;&lt;author&gt;Rehawi, G.&lt;/author&gt;&lt;author&gt;Wang, Y.&lt;/author&gt;&lt;author&gt;Jones, L.&lt;/author&gt;&lt;author&gt;Gibbs, T.&lt;/author&gt;&lt;author&gt;Feher, T.&lt;/author&gt;&lt;author&gt;Angerer, C.&lt;/author&gt;&lt;author&gt;Steinegger, M.&lt;/author&gt;&lt;author&gt;Bhowmik, D.&lt;/author&gt;&lt;author&gt;Rost, B.&lt;/author&gt;&lt;/authors&gt;&lt;/contributors&gt;&lt;titles&gt;&lt;title&gt;ProtTrans: Toward Understanding the Language of Life Through Self-Supervised Learning&lt;/title&gt;&lt;secondary-title&gt;IEEE Trans Pattern Anal Mach Intell&lt;/secondary-title&gt;&lt;/titles&gt;&lt;periodical&gt;&lt;full-title&gt;IEEE Trans Pattern Anal Mach Intell&lt;/full-title&gt;&lt;/periodical&gt;&lt;pages&gt;7112-7127&lt;/pages&gt;&lt;volume&gt;44&lt;/volume&gt;&lt;number&gt;10&lt;/number&gt;&lt;edition&gt;20220914&lt;/edition&gt;&lt;keywords&gt;&lt;keyword&gt;*Algorithms&lt;/keyword&gt;&lt;keyword&gt;Computational Biology/methods&lt;/keyword&gt;&lt;keyword&gt;*Natural Language Processing&lt;/keyword&gt;&lt;keyword&gt;Proteins/chemistry&lt;/keyword&gt;&lt;keyword&gt;Supervised Machine Learning&lt;/keyword&gt;&lt;/keywords&gt;&lt;dates&gt;&lt;year&gt;2022&lt;/year&gt;&lt;pub-dates&gt;&lt;date&gt;Oct&lt;/date&gt;&lt;/pub-dates&gt;&lt;/dates&gt;&lt;isbn&gt;1939-3539 (Electronic)&amp;#xD;0098-5589 (Linking)&lt;/isbn&gt;&lt;accession-num&gt;34232869&lt;/accession-num&gt;&lt;urls&gt;&lt;related-urls&gt;&lt;url&gt;https://www.ncbi.nlm.nih.gov/pubmed/34232869&lt;/url&gt;&lt;/related-urls&gt;&lt;/urls&gt;&lt;electronic-resource-num&gt;10.1109/TPAMI.2021.3095381&lt;/electronic-resource-num&gt;&lt;remote-database-name&gt;Medline&lt;/remote-database-name&gt;&lt;remote-database-provider&gt;NLM&lt;/remote-database-provider&gt;&lt;/record&gt;&lt;/Cite&gt;&lt;/EndNote&gt;</w:instrText>
      </w:r>
      <w:r w:rsidR="00FA5DED">
        <w:rPr>
          <w:rFonts w:ascii="Times New Roman" w:hAnsi="Times New Roman" w:cs="Times New Roman"/>
          <w:sz w:val="24"/>
          <w:szCs w:val="24"/>
        </w:rPr>
        <w:fldChar w:fldCharType="separate"/>
      </w:r>
      <w:r w:rsidR="003E4C45">
        <w:rPr>
          <w:rFonts w:ascii="Times New Roman" w:hAnsi="Times New Roman" w:cs="Times New Roman"/>
          <w:noProof/>
          <w:sz w:val="24"/>
          <w:szCs w:val="24"/>
        </w:rPr>
        <w:t>[27]</w:t>
      </w:r>
      <w:r w:rsidR="00FA5DED">
        <w:rPr>
          <w:rFonts w:ascii="Times New Roman" w:hAnsi="Times New Roman" w:cs="Times New Roman"/>
          <w:sz w:val="24"/>
          <w:szCs w:val="24"/>
        </w:rPr>
        <w:fldChar w:fldCharType="end"/>
      </w:r>
      <w:r w:rsidRPr="00217DAC">
        <w:rPr>
          <w:rFonts w:ascii="Times New Roman" w:hAnsi="Times New Roman" w:cs="Times New Roman"/>
          <w:sz w:val="24"/>
          <w:szCs w:val="24"/>
        </w:rPr>
        <w:t>. ProtBERT is based on the BERT (Bidirectional Encoder Representations from Transformers) architecture and was trained on 217 million protein sequences from UniRef100 database using masked language modeling</w:t>
      </w:r>
      <w:r w:rsidR="00606513" w:rsidRPr="00606513">
        <w:t xml:space="preserve"> </w:t>
      </w:r>
      <w:r w:rsidR="00EB4145">
        <w:rPr>
          <w:rFonts w:ascii="Times New Roman" w:hAnsi="Times New Roman" w:cs="Times New Roman"/>
          <w:sz w:val="24"/>
          <w:szCs w:val="24"/>
        </w:rPr>
        <w:fldChar w:fldCharType="begin"/>
      </w:r>
      <w:r w:rsidR="003E4C45">
        <w:rPr>
          <w:rFonts w:ascii="Times New Roman" w:hAnsi="Times New Roman" w:cs="Times New Roman"/>
          <w:sz w:val="24"/>
          <w:szCs w:val="24"/>
        </w:rPr>
        <w:instrText xml:space="preserve"> ADDIN EN.CITE &lt;EndNote&gt;&lt;Cite&gt;&lt;Author&gt;Jacob Devlin&lt;/Author&gt;&lt;Year&gt;2019&lt;/Year&gt;&lt;RecNum&gt;493&lt;/RecNum&gt;&lt;DisplayText&gt;[50]&lt;/DisplayText&gt;&lt;record&gt;&lt;rec-number&gt;493&lt;/rec-number&gt;&lt;foreign-keys&gt;&lt;key app="EN" db-id="ep0x5v0fowptwwex2tipt52d2wezffs920w9" timestamp="1767032277" guid="763c639b-c246-466d-8aa3-da6310cb1bc3"&gt;493&lt;/key&gt;&lt;/foreign-keys&gt;&lt;ref-type name="Journal Article"&gt;17&lt;/ref-type&gt;&lt;contributors&gt;&lt;authors&gt;&lt;author&gt;Jacob Devlin, Ming-Wei Chang, Kenton Lee, and Kristina Toutanova&lt;/author&gt;&lt;/authors&gt;&lt;/contributors&gt;&lt;titles&gt;&lt;title&gt;Bert: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papers)&lt;/secondary-title&gt;&lt;/titles&gt;&lt;periodical&gt;&lt;full-title&gt;Proceedings of the 2019 conference of the North American chapter of the association for computational linguistics: human language technologies, volume 1 (long and short papers)&lt;/full-title&gt;&lt;/periodical&gt;&lt;pages&gt;4171-4186&lt;/pages&gt;&lt;dates&gt;&lt;year&gt;2019&lt;/year&gt;&lt;/dates&gt;&lt;urls&gt;&lt;/urls&gt;&lt;/record&gt;&lt;/Cite&gt;&lt;/EndNote&gt;</w:instrText>
      </w:r>
      <w:r w:rsidR="00EB4145">
        <w:rPr>
          <w:rFonts w:ascii="Times New Roman" w:hAnsi="Times New Roman" w:cs="Times New Roman"/>
          <w:sz w:val="24"/>
          <w:szCs w:val="24"/>
        </w:rPr>
        <w:fldChar w:fldCharType="separate"/>
      </w:r>
      <w:r w:rsidR="003E4C45">
        <w:rPr>
          <w:rFonts w:ascii="Times New Roman" w:hAnsi="Times New Roman" w:cs="Times New Roman"/>
          <w:noProof/>
          <w:sz w:val="24"/>
          <w:szCs w:val="24"/>
        </w:rPr>
        <w:t>[50]</w:t>
      </w:r>
      <w:r w:rsidR="00EB4145">
        <w:rPr>
          <w:rFonts w:ascii="Times New Roman" w:hAnsi="Times New Roman" w:cs="Times New Roman"/>
          <w:sz w:val="24"/>
          <w:szCs w:val="24"/>
        </w:rPr>
        <w:fldChar w:fldCharType="end"/>
      </w:r>
      <w:r w:rsidRPr="00217DAC">
        <w:rPr>
          <w:rFonts w:ascii="Times New Roman" w:hAnsi="Times New Roman" w:cs="Times New Roman"/>
          <w:sz w:val="24"/>
          <w:szCs w:val="24"/>
        </w:rPr>
        <w:t>. This pretraining enable</w:t>
      </w:r>
      <w:r w:rsidRPr="00A23229">
        <w:rPr>
          <w:rFonts w:ascii="Times New Roman" w:hAnsi="Times New Roman" w:cs="Times New Roman"/>
          <w:sz w:val="24"/>
          <w:szCs w:val="24"/>
        </w:rPr>
        <w:t>d</w:t>
      </w:r>
      <w:r w:rsidRPr="00217DAC">
        <w:rPr>
          <w:rFonts w:ascii="Times New Roman" w:hAnsi="Times New Roman" w:cs="Times New Roman"/>
          <w:sz w:val="24"/>
          <w:szCs w:val="24"/>
        </w:rPr>
        <w:t xml:space="preserve"> the model to learn contextualized amino acid representations captur</w:t>
      </w:r>
      <w:r w:rsidRPr="00A23229">
        <w:rPr>
          <w:rFonts w:ascii="Times New Roman" w:hAnsi="Times New Roman" w:cs="Times New Roman"/>
          <w:sz w:val="24"/>
          <w:szCs w:val="24"/>
        </w:rPr>
        <w:t>ing</w:t>
      </w:r>
      <w:r w:rsidRPr="00217DAC">
        <w:rPr>
          <w:rFonts w:ascii="Times New Roman" w:hAnsi="Times New Roman" w:cs="Times New Roman"/>
          <w:sz w:val="24"/>
          <w:szCs w:val="24"/>
        </w:rPr>
        <w:t xml:space="preserve"> both local sequence patterns and higher-order structural and functional properties. We </w:t>
      </w:r>
      <w:r w:rsidRPr="00E1166E">
        <w:rPr>
          <w:rFonts w:ascii="Times New Roman" w:hAnsi="Times New Roman" w:cs="Times New Roman"/>
          <w:sz w:val="24"/>
          <w:szCs w:val="24"/>
        </w:rPr>
        <w:t>tokenized protein sequences with spaces between amino acids for compatibility</w:t>
      </w:r>
      <w:r>
        <w:rPr>
          <w:rFonts w:ascii="Times New Roman" w:hAnsi="Times New Roman" w:cs="Times New Roman"/>
          <w:sz w:val="24"/>
          <w:szCs w:val="24"/>
        </w:rPr>
        <w:t xml:space="preserve"> and </w:t>
      </w:r>
      <w:r w:rsidRPr="00217DAC">
        <w:rPr>
          <w:rFonts w:ascii="Times New Roman" w:hAnsi="Times New Roman" w:cs="Times New Roman"/>
          <w:sz w:val="24"/>
          <w:szCs w:val="24"/>
        </w:rPr>
        <w:t>extract</w:t>
      </w:r>
      <w:r w:rsidRPr="00A23229">
        <w:rPr>
          <w:rFonts w:ascii="Times New Roman" w:hAnsi="Times New Roman" w:cs="Times New Roman"/>
          <w:sz w:val="24"/>
          <w:szCs w:val="24"/>
        </w:rPr>
        <w:t>ed</w:t>
      </w:r>
      <w:r w:rsidRPr="00217DAC">
        <w:rPr>
          <w:rFonts w:ascii="Times New Roman" w:hAnsi="Times New Roman" w:cs="Times New Roman"/>
          <w:sz w:val="24"/>
          <w:szCs w:val="24"/>
        </w:rPr>
        <w:t xml:space="preserve"> sequence-level embeddings</w:t>
      </w:r>
      <w:r>
        <w:rPr>
          <w:rFonts w:ascii="Times New Roman" w:hAnsi="Times New Roman" w:cs="Times New Roman"/>
          <w:sz w:val="24"/>
          <w:szCs w:val="24"/>
        </w:rPr>
        <w:t xml:space="preserve"> from ProtBERT</w:t>
      </w:r>
      <w:r w:rsidRPr="00217DAC">
        <w:rPr>
          <w:rFonts w:ascii="Times New Roman" w:hAnsi="Times New Roman" w:cs="Times New Roman"/>
          <w:sz w:val="24"/>
          <w:szCs w:val="24"/>
        </w:rPr>
        <w:t xml:space="preserve">. We also evaluated ESM2 (Evolutionary Scale Modeling 2), another state-of-the-art PLM trained on 65 million </w:t>
      </w:r>
      <w:r w:rsidRPr="00A23229">
        <w:rPr>
          <w:rFonts w:ascii="Times New Roman" w:hAnsi="Times New Roman" w:cs="Times New Roman"/>
          <w:sz w:val="24"/>
          <w:szCs w:val="24"/>
        </w:rPr>
        <w:t xml:space="preserve">protein </w:t>
      </w:r>
      <w:r w:rsidRPr="00217DAC">
        <w:rPr>
          <w:rFonts w:ascii="Times New Roman" w:hAnsi="Times New Roman" w:cs="Times New Roman"/>
          <w:sz w:val="24"/>
          <w:szCs w:val="24"/>
        </w:rPr>
        <w:t xml:space="preserve">sequences using masked language modeling, but this </w:t>
      </w:r>
      <w:r w:rsidR="00E40210">
        <w:rPr>
          <w:rFonts w:ascii="Times New Roman" w:hAnsi="Times New Roman" w:cs="Times New Roman"/>
          <w:sz w:val="24"/>
          <w:szCs w:val="24"/>
        </w:rPr>
        <w:t xml:space="preserve">model </w:t>
      </w:r>
      <w:r w:rsidRPr="00217DAC">
        <w:rPr>
          <w:rFonts w:ascii="Times New Roman" w:hAnsi="Times New Roman" w:cs="Times New Roman"/>
          <w:sz w:val="24"/>
          <w:szCs w:val="24"/>
        </w:rPr>
        <w:t>did not yield significant performance improvements over ProtBERT and is therefore not presented</w:t>
      </w:r>
      <w:r w:rsidR="00FA5DED" w:rsidRPr="00FA5DED">
        <w:t xml:space="preserve"> </w:t>
      </w:r>
      <w:r w:rsidR="00FA5DED">
        <w:rPr>
          <w:rFonts w:ascii="Times New Roman" w:hAnsi="Times New Roman" w:cs="Times New Roman"/>
          <w:sz w:val="24"/>
          <w:szCs w:val="24"/>
        </w:rPr>
        <w:fldChar w:fldCharType="begin">
          <w:fldData xml:space="preserve">PEVuZE5vdGU+PENpdGU+PEF1dGhvcj5MaW48L0F1dGhvcj48WWVhcj4yMDIzPC9ZZWFyPjxSZWNO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PEVuZE5vdGU+PENpdGU+PEF1dGhvcj5MaW48L0F1dGhvcj48WWVhcj4yMDIzPC9ZZWFyPjxSZWNO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FA5DED">
        <w:rPr>
          <w:rFonts w:ascii="Times New Roman" w:hAnsi="Times New Roman" w:cs="Times New Roman"/>
          <w:sz w:val="24"/>
          <w:szCs w:val="24"/>
        </w:rPr>
      </w:r>
      <w:r w:rsidR="00FA5DED">
        <w:rPr>
          <w:rFonts w:ascii="Times New Roman" w:hAnsi="Times New Roman" w:cs="Times New Roman"/>
          <w:sz w:val="24"/>
          <w:szCs w:val="24"/>
        </w:rPr>
        <w:fldChar w:fldCharType="separate"/>
      </w:r>
      <w:r w:rsidR="003E4C45">
        <w:rPr>
          <w:rFonts w:ascii="Times New Roman" w:hAnsi="Times New Roman" w:cs="Times New Roman"/>
          <w:noProof/>
          <w:sz w:val="24"/>
          <w:szCs w:val="24"/>
        </w:rPr>
        <w:t>[26]</w:t>
      </w:r>
      <w:r w:rsidR="00FA5DED">
        <w:rPr>
          <w:rFonts w:ascii="Times New Roman" w:hAnsi="Times New Roman" w:cs="Times New Roman"/>
          <w:sz w:val="24"/>
          <w:szCs w:val="24"/>
        </w:rPr>
        <w:fldChar w:fldCharType="end"/>
      </w:r>
      <w:r w:rsidRPr="00217DAC">
        <w:rPr>
          <w:rFonts w:ascii="Times New Roman" w:hAnsi="Times New Roman" w:cs="Times New Roman"/>
          <w:sz w:val="24"/>
          <w:szCs w:val="24"/>
        </w:rPr>
        <w:t>.</w:t>
      </w:r>
    </w:p>
    <w:p w14:paraId="1957DA87" w14:textId="413E19D6" w:rsidR="000608AC" w:rsidRPr="00A23229" w:rsidRDefault="000608AC" w:rsidP="00FB43E5">
      <w:pPr>
        <w:spacing w:after="360" w:line="480" w:lineRule="auto"/>
        <w:rPr>
          <w:rFonts w:ascii="Times New Roman" w:hAnsi="Times New Roman" w:cs="Times New Roman"/>
          <w:sz w:val="24"/>
          <w:szCs w:val="24"/>
        </w:rPr>
      </w:pPr>
      <w:r w:rsidRPr="00217DAC">
        <w:rPr>
          <w:rFonts w:ascii="Times New Roman" w:hAnsi="Times New Roman" w:cs="Times New Roman"/>
          <w:sz w:val="24"/>
          <w:szCs w:val="24"/>
        </w:rPr>
        <w:t>We represent</w:t>
      </w:r>
      <w:r w:rsidRPr="00A23229">
        <w:rPr>
          <w:rFonts w:ascii="Times New Roman" w:hAnsi="Times New Roman" w:cs="Times New Roman"/>
          <w:sz w:val="24"/>
          <w:szCs w:val="24"/>
        </w:rPr>
        <w:t>ed</w:t>
      </w:r>
      <w:r w:rsidRPr="00217DAC">
        <w:rPr>
          <w:rFonts w:ascii="Times New Roman" w:hAnsi="Times New Roman" w:cs="Times New Roman"/>
          <w:sz w:val="24"/>
          <w:szCs w:val="24"/>
        </w:rPr>
        <w:t xml:space="preserve"> ligands as SMILES strings and encode</w:t>
      </w:r>
      <w:r w:rsidRPr="00A23229">
        <w:rPr>
          <w:rFonts w:ascii="Times New Roman" w:hAnsi="Times New Roman" w:cs="Times New Roman"/>
          <w:sz w:val="24"/>
          <w:szCs w:val="24"/>
        </w:rPr>
        <w:t>d</w:t>
      </w:r>
      <w:r w:rsidRPr="00217DAC">
        <w:rPr>
          <w:rFonts w:ascii="Times New Roman" w:hAnsi="Times New Roman" w:cs="Times New Roman"/>
          <w:sz w:val="24"/>
          <w:szCs w:val="24"/>
        </w:rPr>
        <w:t xml:space="preserve"> them using MolFormer, a chemical language model pretrained on 1.1 billion molecules from ZINC and PubChem databases</w:t>
      </w:r>
      <w:r w:rsidR="00FA5DED" w:rsidRPr="00FA5DED">
        <w:t xml:space="preserve"> </w:t>
      </w:r>
      <w:r w:rsidR="00FA5DED">
        <w:rPr>
          <w:rFonts w:ascii="Times New Roman" w:hAnsi="Times New Roman" w:cs="Times New Roman"/>
          <w:sz w:val="24"/>
          <w:szCs w:val="24"/>
        </w:rPr>
        <w:fldChar w:fldCharType="begin"/>
      </w:r>
      <w:r w:rsidR="003E4C45">
        <w:rPr>
          <w:rFonts w:ascii="Times New Roman" w:hAnsi="Times New Roman" w:cs="Times New Roman"/>
          <w:sz w:val="24"/>
          <w:szCs w:val="24"/>
        </w:rPr>
        <w:instrText xml:space="preserve"> ADDIN EN.CITE &lt;EndNote&gt;&lt;Cite&gt;&lt;Author&gt;Ross&lt;/Author&gt;&lt;Year&gt;2022&lt;/Year&gt;&lt;RecNum&gt;490&lt;/RecNum&gt;&lt;DisplayText&gt;[28]&lt;/DisplayText&gt;&lt;record&gt;&lt;rec-number&gt;490&lt;/rec-number&gt;&lt;foreign-keys&gt;&lt;key app="EN" db-id="ep0x5v0fowptwwex2tipt52d2wezffs920w9" timestamp="1767031873" guid="f2264f91-234f-4c40-8f5d-a408a4a2d66c"&gt;490&lt;/key&gt;&lt;/foreign-keys&gt;&lt;ref-type name="Journal Article"&gt;17&lt;/ref-type&gt;&lt;contributors&gt;&lt;authors&gt;&lt;author&gt;Ross, J.&lt;/author&gt;&lt;author&gt;Belgodere, B.&lt;/author&gt;&lt;author&gt;Chenthamarakshan, V.&lt;/author&gt;&lt;author&gt;Padhi, I.&lt;/author&gt;&lt;author&gt;Mroueh, Y. &lt;/author&gt;&lt;author&gt;Das, P.&lt;/author&gt;&lt;/authors&gt;&lt;/contributors&gt;&lt;titles&gt;&lt;title&gt;Large-Scale Chemical Language Representations Capture Molecular Structure and Properties&lt;/title&gt;&lt;secondary-title&gt;Nature Machine Intelligence&lt;/secondary-title&gt;&lt;/titles&gt;&lt;periodical&gt;&lt;full-title&gt;Nature Machine Intelligence&lt;/full-title&gt;&lt;abbr-1&gt;Nat. Mach. Intell.&lt;/abbr-1&gt;&lt;/periodical&gt;&lt;pages&gt;1256-1264&lt;/pages&gt;&lt;volume&gt;4&lt;/volume&gt;&lt;number&gt;12&lt;/number&gt;&lt;dates&gt;&lt;year&gt;2022&lt;/year&gt;&lt;/dates&gt;&lt;urls&gt;&lt;/urls&gt;&lt;/record&gt;&lt;/Cite&gt;&lt;/EndNote&gt;</w:instrText>
      </w:r>
      <w:r w:rsidR="00FA5DED">
        <w:rPr>
          <w:rFonts w:ascii="Times New Roman" w:hAnsi="Times New Roman" w:cs="Times New Roman"/>
          <w:sz w:val="24"/>
          <w:szCs w:val="24"/>
        </w:rPr>
        <w:fldChar w:fldCharType="separate"/>
      </w:r>
      <w:r w:rsidR="003E4C45">
        <w:rPr>
          <w:rFonts w:ascii="Times New Roman" w:hAnsi="Times New Roman" w:cs="Times New Roman"/>
          <w:noProof/>
          <w:sz w:val="24"/>
          <w:szCs w:val="24"/>
        </w:rPr>
        <w:t>[28]</w:t>
      </w:r>
      <w:r w:rsidR="00FA5DED">
        <w:rPr>
          <w:rFonts w:ascii="Times New Roman" w:hAnsi="Times New Roman" w:cs="Times New Roman"/>
          <w:sz w:val="24"/>
          <w:szCs w:val="24"/>
        </w:rPr>
        <w:fldChar w:fldCharType="end"/>
      </w:r>
      <w:r w:rsidRPr="00217DAC">
        <w:rPr>
          <w:rFonts w:ascii="Times New Roman" w:hAnsi="Times New Roman" w:cs="Times New Roman"/>
          <w:sz w:val="24"/>
          <w:szCs w:val="24"/>
        </w:rPr>
        <w:t xml:space="preserve">. </w:t>
      </w:r>
      <w:r w:rsidRPr="00A23229">
        <w:rPr>
          <w:rFonts w:ascii="Times New Roman" w:hAnsi="Times New Roman" w:cs="Times New Roman"/>
          <w:sz w:val="24"/>
          <w:szCs w:val="24"/>
        </w:rPr>
        <w:t xml:space="preserve">Like ProtBERT, </w:t>
      </w:r>
      <w:r w:rsidRPr="00217DAC">
        <w:rPr>
          <w:rFonts w:ascii="Times New Roman" w:hAnsi="Times New Roman" w:cs="Times New Roman"/>
          <w:sz w:val="24"/>
          <w:szCs w:val="24"/>
        </w:rPr>
        <w:t xml:space="preserve">MolFormer </w:t>
      </w:r>
      <w:r w:rsidRPr="00A23229">
        <w:rPr>
          <w:rFonts w:ascii="Times New Roman" w:hAnsi="Times New Roman" w:cs="Times New Roman"/>
          <w:sz w:val="24"/>
          <w:szCs w:val="24"/>
        </w:rPr>
        <w:t xml:space="preserve">also </w:t>
      </w:r>
      <w:r w:rsidRPr="00217DAC">
        <w:rPr>
          <w:rFonts w:ascii="Times New Roman" w:hAnsi="Times New Roman" w:cs="Times New Roman"/>
          <w:sz w:val="24"/>
          <w:szCs w:val="24"/>
        </w:rPr>
        <w:t xml:space="preserve">employs a transformer-based architecture trained via masked atom prediction, enabling it to learn molecular representations that capture </w:t>
      </w:r>
      <w:r>
        <w:rPr>
          <w:rFonts w:ascii="Times New Roman" w:hAnsi="Times New Roman" w:cs="Times New Roman"/>
          <w:sz w:val="24"/>
          <w:szCs w:val="24"/>
        </w:rPr>
        <w:t>both physicochemical</w:t>
      </w:r>
      <w:r w:rsidRPr="00217DAC">
        <w:rPr>
          <w:rFonts w:ascii="Times New Roman" w:hAnsi="Times New Roman" w:cs="Times New Roman"/>
          <w:sz w:val="24"/>
          <w:szCs w:val="24"/>
        </w:rPr>
        <w:t xml:space="preserve"> properties </w:t>
      </w:r>
      <w:r w:rsidRPr="00A23229">
        <w:rPr>
          <w:rFonts w:ascii="Times New Roman" w:hAnsi="Times New Roman" w:cs="Times New Roman"/>
          <w:sz w:val="24"/>
          <w:szCs w:val="24"/>
        </w:rPr>
        <w:t>and structural features</w:t>
      </w:r>
      <w:r w:rsidRPr="00217DAC">
        <w:rPr>
          <w:rFonts w:ascii="Times New Roman" w:hAnsi="Times New Roman" w:cs="Times New Roman"/>
          <w:sz w:val="24"/>
          <w:szCs w:val="24"/>
        </w:rPr>
        <w:t xml:space="preserve">. We also evaluated </w:t>
      </w:r>
      <w:r w:rsidR="00C755C2">
        <w:rPr>
          <w:rFonts w:ascii="Times New Roman" w:hAnsi="Times New Roman" w:cs="Times New Roman"/>
          <w:sz w:val="24"/>
          <w:szCs w:val="24"/>
        </w:rPr>
        <w:t>2,048</w:t>
      </w:r>
      <w:r w:rsidRPr="00217DAC">
        <w:rPr>
          <w:rFonts w:ascii="Times New Roman" w:hAnsi="Times New Roman" w:cs="Times New Roman"/>
          <w:sz w:val="24"/>
          <w:szCs w:val="24"/>
        </w:rPr>
        <w:t xml:space="preserve">-bit Morgan fingerprints as an alternative molecular representation, but this </w:t>
      </w:r>
      <w:r w:rsidR="00FB43E5">
        <w:rPr>
          <w:rFonts w:ascii="Times New Roman" w:hAnsi="Times New Roman" w:cs="Times New Roman"/>
          <w:sz w:val="24"/>
          <w:szCs w:val="24"/>
        </w:rPr>
        <w:t>model</w:t>
      </w:r>
      <w:r w:rsidR="00376065">
        <w:rPr>
          <w:rFonts w:ascii="Times New Roman" w:hAnsi="Times New Roman" w:cs="Times New Roman"/>
          <w:sz w:val="24"/>
          <w:szCs w:val="24"/>
        </w:rPr>
        <w:t xml:space="preserve"> </w:t>
      </w:r>
      <w:r w:rsidRPr="00217DAC">
        <w:rPr>
          <w:rFonts w:ascii="Times New Roman" w:hAnsi="Times New Roman" w:cs="Times New Roman"/>
          <w:sz w:val="24"/>
          <w:szCs w:val="24"/>
        </w:rPr>
        <w:t>performed comparably to MolFormer and is not shown</w:t>
      </w:r>
      <w:r w:rsidR="00FA5DED" w:rsidRPr="00FA5DED">
        <w:t xml:space="preserve"> </w:t>
      </w:r>
      <w:r w:rsidR="00FA5DED">
        <w:rPr>
          <w:rFonts w:ascii="Times New Roman" w:hAnsi="Times New Roman" w:cs="Times New Roman"/>
          <w:sz w:val="24"/>
          <w:szCs w:val="24"/>
        </w:rPr>
        <w:fldChar w:fldCharType="begin"/>
      </w:r>
      <w:r w:rsidR="003E4C45">
        <w:rPr>
          <w:rFonts w:ascii="Times New Roman" w:hAnsi="Times New Roman" w:cs="Times New Roman"/>
          <w:sz w:val="24"/>
          <w:szCs w:val="24"/>
        </w:rPr>
        <w:instrText xml:space="preserve"> ADDIN EN.CITE &lt;EndNote&gt;&lt;Cite&gt;&lt;Author&gt;Rogers&lt;/Author&gt;&lt;Year&gt;2010&lt;/Year&gt;&lt;RecNum&gt;40&lt;/RecNum&gt;&lt;DisplayText&gt;[51]&lt;/DisplayText&gt;&lt;record&gt;&lt;rec-number&gt;40&lt;/rec-number&gt;&lt;foreign-keys&gt;&lt;key app="EN" db-id="ep0x5v0fowptwwex2tipt52d2wezffs920w9" timestamp="1757093109" guid="78b2bf7f-4cde-406b-9c42-206235a41cd9"&gt;40&lt;/key&gt;&lt;/foreign-keys&gt;&lt;ref-type name="Journal Article"&gt;17&lt;/ref-type&gt;&lt;contributors&gt;&lt;authors&gt;&lt;author&gt;Rogers, D.&lt;/author&gt;&lt;author&gt;Hahn, M.&lt;/author&gt;&lt;/authors&gt;&lt;/contributors&gt;&lt;auth-address&gt;drogers@unterhund.com&lt;/auth-address&gt;&lt;titles&gt;&lt;title&gt;Extended-connectivity fingerprints&lt;/title&gt;&lt;secondary-title&gt;J Chem Inf Model&lt;/secondary-title&gt;&lt;/titles&gt;&lt;periodical&gt;&lt;full-title&gt;J Chem Inf Model&lt;/full-title&gt;&lt;/periodical&gt;&lt;pages&gt;742-754&lt;/pages&gt;&lt;volume&gt;50&lt;/volume&gt;&lt;number&gt;5&lt;/number&gt;&lt;keywords&gt;&lt;keyword&gt;*Algorithms&lt;/keyword&gt;&lt;keyword&gt;*Databases, Factual&lt;/keyword&gt;&lt;keyword&gt;*Drug Design&lt;/keyword&gt;&lt;keyword&gt;Molecular Structure&lt;/keyword&gt;&lt;keyword&gt;Structure-Activity Relationship&lt;/keyword&gt;&lt;/keywords&gt;&lt;dates&gt;&lt;year&gt;2010&lt;/year&gt;&lt;pub-dates&gt;&lt;date&gt;May 24&lt;/date&gt;&lt;/pub-dates&gt;&lt;/dates&gt;&lt;isbn&gt;1549-960X (Electronic)&amp;#xD;1549-9596 (Linking)&lt;/isbn&gt;&lt;accession-num&gt;20426451&lt;/accession-num&gt;&lt;urls&gt;&lt;related-urls&gt;&lt;url&gt;https://www.ncbi.nlm.nih.gov/pubmed/20426451&lt;/url&gt;&lt;/related-urls&gt;&lt;/urls&gt;&lt;electronic-resource-num&gt;10.1021/ci100050t&lt;/electronic-resource-num&gt;&lt;remote-database-name&gt;Medline&lt;/remote-database-name&gt;&lt;remote-database-provider&gt;NLM&lt;/remote-database-provider&gt;&lt;/record&gt;&lt;/Cite&gt;&lt;/EndNote&gt;</w:instrText>
      </w:r>
      <w:r w:rsidR="00FA5DED">
        <w:rPr>
          <w:rFonts w:ascii="Times New Roman" w:hAnsi="Times New Roman" w:cs="Times New Roman"/>
          <w:sz w:val="24"/>
          <w:szCs w:val="24"/>
        </w:rPr>
        <w:fldChar w:fldCharType="separate"/>
      </w:r>
      <w:r w:rsidR="003E4C45">
        <w:rPr>
          <w:rFonts w:ascii="Times New Roman" w:hAnsi="Times New Roman" w:cs="Times New Roman"/>
          <w:noProof/>
          <w:sz w:val="24"/>
          <w:szCs w:val="24"/>
        </w:rPr>
        <w:t>[51]</w:t>
      </w:r>
      <w:r w:rsidR="00FA5DED">
        <w:rPr>
          <w:rFonts w:ascii="Times New Roman" w:hAnsi="Times New Roman" w:cs="Times New Roman"/>
          <w:sz w:val="24"/>
          <w:szCs w:val="24"/>
        </w:rPr>
        <w:fldChar w:fldCharType="end"/>
      </w:r>
      <w:r w:rsidRPr="00217DAC">
        <w:rPr>
          <w:rFonts w:ascii="Times New Roman" w:hAnsi="Times New Roman" w:cs="Times New Roman"/>
          <w:sz w:val="24"/>
          <w:szCs w:val="24"/>
        </w:rPr>
        <w:t>.</w:t>
      </w:r>
    </w:p>
    <w:p w14:paraId="40ED04C6" w14:textId="5ED5EFAD" w:rsidR="000608AC" w:rsidRPr="00EA3BF3" w:rsidRDefault="000608AC" w:rsidP="000608AC">
      <w:pPr>
        <w:spacing w:line="480" w:lineRule="auto"/>
        <w:rPr>
          <w:rFonts w:ascii="Times New Roman" w:hAnsi="Times New Roman" w:cs="Times New Roman"/>
          <w:b/>
          <w:bCs/>
          <w:sz w:val="24"/>
          <w:szCs w:val="24"/>
        </w:rPr>
      </w:pPr>
      <w:r w:rsidRPr="00EA3BF3">
        <w:rPr>
          <w:rFonts w:ascii="Times New Roman" w:hAnsi="Times New Roman" w:cs="Times New Roman"/>
          <w:b/>
          <w:bCs/>
          <w:sz w:val="24"/>
          <w:szCs w:val="24"/>
        </w:rPr>
        <w:lastRenderedPageBreak/>
        <w:t xml:space="preserve">Model </w:t>
      </w:r>
      <w:r w:rsidR="008A0439" w:rsidRPr="00EA3BF3">
        <w:rPr>
          <w:rFonts w:ascii="Times New Roman" w:hAnsi="Times New Roman" w:cs="Times New Roman"/>
          <w:b/>
          <w:bCs/>
          <w:sz w:val="24"/>
          <w:szCs w:val="24"/>
        </w:rPr>
        <w:t>t</w:t>
      </w:r>
      <w:r w:rsidRPr="00EA3BF3">
        <w:rPr>
          <w:rFonts w:ascii="Times New Roman" w:hAnsi="Times New Roman" w:cs="Times New Roman"/>
          <w:b/>
          <w:bCs/>
          <w:sz w:val="24"/>
          <w:szCs w:val="24"/>
        </w:rPr>
        <w:t>raining</w:t>
      </w:r>
    </w:p>
    <w:p w14:paraId="5FDCF858" w14:textId="09E17E94" w:rsidR="000608AC" w:rsidRDefault="00AD5522" w:rsidP="000608AC">
      <w:pPr>
        <w:spacing w:line="480" w:lineRule="auto"/>
        <w:rPr>
          <w:rFonts w:ascii="Times New Roman" w:hAnsi="Times New Roman" w:cs="Times New Roman"/>
          <w:sz w:val="24"/>
          <w:szCs w:val="24"/>
        </w:rPr>
      </w:pPr>
      <w:r>
        <w:rPr>
          <w:rFonts w:ascii="Times New Roman" w:hAnsi="Times New Roman" w:cs="Times New Roman"/>
          <w:sz w:val="24"/>
          <w:szCs w:val="24"/>
        </w:rPr>
        <w:t>We built a</w:t>
      </w:r>
      <w:r w:rsidR="00BC5BA2">
        <w:rPr>
          <w:rFonts w:ascii="Times New Roman" w:hAnsi="Times New Roman" w:cs="Times New Roman"/>
          <w:sz w:val="24"/>
          <w:szCs w:val="24"/>
        </w:rPr>
        <w:t xml:space="preserve">ll </w:t>
      </w:r>
      <w:r>
        <w:rPr>
          <w:rFonts w:ascii="Times New Roman" w:hAnsi="Times New Roman" w:cs="Times New Roman"/>
          <w:sz w:val="24"/>
          <w:szCs w:val="24"/>
        </w:rPr>
        <w:t xml:space="preserve">the </w:t>
      </w:r>
      <w:r w:rsidR="00BC5BA2">
        <w:rPr>
          <w:rFonts w:ascii="Times New Roman" w:hAnsi="Times New Roman" w:cs="Times New Roman"/>
          <w:sz w:val="24"/>
          <w:szCs w:val="24"/>
        </w:rPr>
        <w:t xml:space="preserve">models using </w:t>
      </w:r>
      <w:proofErr w:type="spellStart"/>
      <w:r w:rsidR="00BC5BA2">
        <w:rPr>
          <w:rFonts w:ascii="Times New Roman" w:hAnsi="Times New Roman" w:cs="Times New Roman"/>
          <w:sz w:val="24"/>
          <w:szCs w:val="24"/>
        </w:rPr>
        <w:t>PyTorch</w:t>
      </w:r>
      <w:proofErr w:type="spellEnd"/>
      <w:r w:rsidR="00BC5BA2">
        <w:rPr>
          <w:rFonts w:ascii="Times New Roman" w:hAnsi="Times New Roman" w:cs="Times New Roman"/>
          <w:sz w:val="24"/>
          <w:szCs w:val="24"/>
        </w:rPr>
        <w:t xml:space="preserve"> and Python 3.11</w:t>
      </w:r>
      <w:r w:rsidR="004F42B6">
        <w:rPr>
          <w:rFonts w:ascii="Times New Roman" w:hAnsi="Times New Roman" w:cs="Times New Roman"/>
          <w:sz w:val="24"/>
          <w:szCs w:val="24"/>
        </w:rPr>
        <w:t xml:space="preserve"> on </w:t>
      </w:r>
      <w:r w:rsidR="00C917AB">
        <w:rPr>
          <w:rFonts w:ascii="Times New Roman" w:hAnsi="Times New Roman" w:cs="Times New Roman"/>
          <w:sz w:val="24"/>
          <w:szCs w:val="24"/>
        </w:rPr>
        <w:t xml:space="preserve">a single </w:t>
      </w:r>
      <w:r w:rsidR="004F42B6">
        <w:rPr>
          <w:rFonts w:ascii="Times New Roman" w:hAnsi="Times New Roman" w:cs="Times New Roman"/>
          <w:sz w:val="24"/>
          <w:szCs w:val="24"/>
        </w:rPr>
        <w:t>NVIDIA L40S</w:t>
      </w:r>
      <w:r w:rsidR="00C917AB">
        <w:rPr>
          <w:rFonts w:ascii="Times New Roman" w:hAnsi="Times New Roman" w:cs="Times New Roman"/>
          <w:sz w:val="24"/>
          <w:szCs w:val="24"/>
        </w:rPr>
        <w:t xml:space="preserve"> GPU (</w:t>
      </w:r>
      <w:r w:rsidR="004F42B6">
        <w:rPr>
          <w:rFonts w:ascii="Times New Roman" w:hAnsi="Times New Roman" w:cs="Times New Roman"/>
          <w:sz w:val="24"/>
          <w:szCs w:val="24"/>
        </w:rPr>
        <w:t>48 GB</w:t>
      </w:r>
      <w:r w:rsidR="00C917AB">
        <w:rPr>
          <w:rFonts w:ascii="Times New Roman" w:hAnsi="Times New Roman" w:cs="Times New Roman"/>
          <w:sz w:val="24"/>
          <w:szCs w:val="24"/>
        </w:rPr>
        <w:t xml:space="preserve"> VRAM) with CUDA 13.1. </w:t>
      </w:r>
      <w:r w:rsidR="000608AC" w:rsidRPr="00C2445C">
        <w:rPr>
          <w:rFonts w:ascii="Times New Roman" w:hAnsi="Times New Roman" w:cs="Times New Roman"/>
          <w:sz w:val="24"/>
          <w:szCs w:val="24"/>
        </w:rPr>
        <w:t xml:space="preserve">We developed and evaluated </w:t>
      </w:r>
      <w:r w:rsidR="00847E45">
        <w:rPr>
          <w:rFonts w:ascii="Times New Roman" w:hAnsi="Times New Roman" w:cs="Times New Roman"/>
          <w:sz w:val="24"/>
          <w:szCs w:val="24"/>
        </w:rPr>
        <w:t>three</w:t>
      </w:r>
      <w:r w:rsidR="000608AC" w:rsidRPr="00C2445C">
        <w:rPr>
          <w:rFonts w:ascii="Times New Roman" w:hAnsi="Times New Roman" w:cs="Times New Roman"/>
          <w:sz w:val="24"/>
          <w:szCs w:val="24"/>
        </w:rPr>
        <w:t xml:space="preserve"> architectures to predict GPCR-ligand binding: </w:t>
      </w:r>
      <w:r w:rsidRPr="00EA3BF3">
        <w:rPr>
          <w:rFonts w:ascii="Times New Roman" w:hAnsi="Times New Roman" w:cs="Times New Roman"/>
          <w:i/>
          <w:iCs/>
          <w:sz w:val="24"/>
          <w:szCs w:val="24"/>
        </w:rPr>
        <w:t>1</w:t>
      </w:r>
      <w:r w:rsidR="000608AC" w:rsidRPr="00C2445C">
        <w:rPr>
          <w:rFonts w:ascii="Times New Roman" w:hAnsi="Times New Roman" w:cs="Times New Roman"/>
          <w:sz w:val="24"/>
          <w:szCs w:val="24"/>
        </w:rPr>
        <w:t xml:space="preserve">) dual-projection cosine similarity networks (CosSim), </w:t>
      </w:r>
      <w:r w:rsidRPr="00EA3BF3">
        <w:rPr>
          <w:rFonts w:ascii="Times New Roman" w:hAnsi="Times New Roman" w:cs="Times New Roman"/>
          <w:i/>
          <w:iCs/>
          <w:sz w:val="24"/>
          <w:szCs w:val="24"/>
        </w:rPr>
        <w:t>2</w:t>
      </w:r>
      <w:r w:rsidR="000608AC" w:rsidRPr="00C2445C">
        <w:rPr>
          <w:rFonts w:ascii="Times New Roman" w:hAnsi="Times New Roman" w:cs="Times New Roman"/>
          <w:sz w:val="24"/>
          <w:szCs w:val="24"/>
        </w:rPr>
        <w:t>) transformer encoders applied to concatenated GPCR-ligand embeddings (</w:t>
      </w:r>
      <w:r w:rsidR="00376065">
        <w:rPr>
          <w:rFonts w:ascii="Times New Roman" w:hAnsi="Times New Roman" w:cs="Times New Roman"/>
          <w:sz w:val="24"/>
          <w:szCs w:val="24"/>
        </w:rPr>
        <w:t>t</w:t>
      </w:r>
      <w:r w:rsidR="000608AC" w:rsidRPr="00C2445C">
        <w:rPr>
          <w:rFonts w:ascii="Times New Roman" w:hAnsi="Times New Roman" w:cs="Times New Roman"/>
          <w:sz w:val="24"/>
          <w:szCs w:val="24"/>
        </w:rPr>
        <w:t xml:space="preserve">ransformers), </w:t>
      </w:r>
      <w:r w:rsidR="00847E45">
        <w:rPr>
          <w:rFonts w:ascii="Times New Roman" w:hAnsi="Times New Roman" w:cs="Times New Roman"/>
          <w:sz w:val="24"/>
          <w:szCs w:val="24"/>
        </w:rPr>
        <w:t xml:space="preserve">and </w:t>
      </w:r>
      <w:r w:rsidRPr="00EA3BF3">
        <w:rPr>
          <w:rFonts w:ascii="Times New Roman" w:hAnsi="Times New Roman" w:cs="Times New Roman"/>
          <w:i/>
          <w:iCs/>
          <w:sz w:val="24"/>
          <w:szCs w:val="24"/>
        </w:rPr>
        <w:t>3</w:t>
      </w:r>
      <w:r w:rsidR="000608AC" w:rsidRPr="00C2445C">
        <w:rPr>
          <w:rFonts w:ascii="Times New Roman" w:hAnsi="Times New Roman" w:cs="Times New Roman"/>
          <w:sz w:val="24"/>
          <w:szCs w:val="24"/>
        </w:rPr>
        <w:t>) bidirectional cross-attention networks with either frozen or fine-tuned GPCR and ligand encoders (CA-Base/CA-Lig/CA-Prot/CA-Full)</w:t>
      </w:r>
      <w:r w:rsidR="00847E45">
        <w:rPr>
          <w:rFonts w:ascii="Times New Roman" w:hAnsi="Times New Roman" w:cs="Times New Roman"/>
          <w:sz w:val="24"/>
          <w:szCs w:val="24"/>
        </w:rPr>
        <w:t xml:space="preserve">. </w:t>
      </w:r>
      <w:r w:rsidRPr="00FB43E5">
        <w:rPr>
          <w:rFonts w:ascii="Times New Roman" w:hAnsi="Times New Roman" w:cs="Times New Roman"/>
          <w:b/>
          <w:bCs/>
          <w:sz w:val="24"/>
          <w:szCs w:val="24"/>
        </w:rPr>
        <w:t>Figure 2</w:t>
      </w:r>
      <w:r>
        <w:rPr>
          <w:rFonts w:ascii="Times New Roman" w:hAnsi="Times New Roman" w:cs="Times New Roman"/>
          <w:sz w:val="24"/>
          <w:szCs w:val="24"/>
        </w:rPr>
        <w:t xml:space="preserve"> shows a</w:t>
      </w:r>
      <w:r w:rsidR="000608AC" w:rsidRPr="00C2445C">
        <w:rPr>
          <w:rFonts w:ascii="Times New Roman" w:hAnsi="Times New Roman" w:cs="Times New Roman"/>
          <w:sz w:val="24"/>
          <w:szCs w:val="24"/>
        </w:rPr>
        <w:t xml:space="preserve"> schematic overview of the architectures. </w:t>
      </w:r>
      <w:r w:rsidR="00847E45">
        <w:rPr>
          <w:rFonts w:ascii="Times New Roman" w:hAnsi="Times New Roman" w:cs="Times New Roman"/>
          <w:sz w:val="24"/>
          <w:szCs w:val="24"/>
        </w:rPr>
        <w:t xml:space="preserve">We used </w:t>
      </w:r>
      <w:r w:rsidR="00847E45" w:rsidRPr="00847E45">
        <w:rPr>
          <w:rFonts w:ascii="Times New Roman" w:hAnsi="Times New Roman" w:cs="Times New Roman"/>
          <w:sz w:val="24"/>
          <w:szCs w:val="24"/>
        </w:rPr>
        <w:t xml:space="preserve">XGBoost </w:t>
      </w:r>
      <w:r w:rsidR="00847E45">
        <w:rPr>
          <w:rFonts w:ascii="Times New Roman" w:hAnsi="Times New Roman" w:cs="Times New Roman"/>
          <w:sz w:val="24"/>
          <w:szCs w:val="24"/>
        </w:rPr>
        <w:t>with</w:t>
      </w:r>
      <w:r w:rsidR="00847E45" w:rsidRPr="00847E45">
        <w:rPr>
          <w:rFonts w:ascii="Times New Roman" w:hAnsi="Times New Roman" w:cs="Times New Roman"/>
          <w:sz w:val="24"/>
          <w:szCs w:val="24"/>
        </w:rPr>
        <w:t xml:space="preserve"> concatenated GPCR-ligand embeddings as a baseline classifier.</w:t>
      </w:r>
      <w:r w:rsidR="00847E45">
        <w:rPr>
          <w:rFonts w:ascii="Times New Roman" w:hAnsi="Times New Roman" w:cs="Times New Roman"/>
          <w:sz w:val="24"/>
          <w:szCs w:val="24"/>
        </w:rPr>
        <w:t xml:space="preserve"> </w:t>
      </w:r>
      <w:r w:rsidR="000608AC" w:rsidRPr="00C2445C">
        <w:rPr>
          <w:rFonts w:ascii="Times New Roman" w:hAnsi="Times New Roman" w:cs="Times New Roman"/>
          <w:sz w:val="24"/>
          <w:szCs w:val="24"/>
        </w:rPr>
        <w:t xml:space="preserve">We trained each model five times with different random </w:t>
      </w:r>
      <w:r w:rsidR="000608AC">
        <w:rPr>
          <w:rFonts w:ascii="Times New Roman" w:hAnsi="Times New Roman" w:cs="Times New Roman"/>
          <w:sz w:val="24"/>
          <w:szCs w:val="24"/>
        </w:rPr>
        <w:t>seeds</w:t>
      </w:r>
      <w:r w:rsidR="000608AC" w:rsidRPr="00C2445C">
        <w:rPr>
          <w:rFonts w:ascii="Times New Roman" w:hAnsi="Times New Roman" w:cs="Times New Roman"/>
          <w:sz w:val="24"/>
          <w:szCs w:val="24"/>
        </w:rPr>
        <w:t xml:space="preserve"> to assess reproducibility</w:t>
      </w:r>
      <w:r>
        <w:rPr>
          <w:rFonts w:ascii="Times New Roman" w:hAnsi="Times New Roman" w:cs="Times New Roman"/>
          <w:sz w:val="24"/>
          <w:szCs w:val="24"/>
        </w:rPr>
        <w:t>,</w:t>
      </w:r>
      <w:r w:rsidR="000608AC" w:rsidRPr="00C2445C">
        <w:rPr>
          <w:rFonts w:ascii="Times New Roman" w:hAnsi="Times New Roman" w:cs="Times New Roman"/>
          <w:sz w:val="24"/>
          <w:szCs w:val="24"/>
        </w:rPr>
        <w:t xml:space="preserve"> and </w:t>
      </w:r>
      <w:r>
        <w:rPr>
          <w:rFonts w:ascii="Times New Roman" w:hAnsi="Times New Roman" w:cs="Times New Roman"/>
          <w:sz w:val="24"/>
          <w:szCs w:val="24"/>
        </w:rPr>
        <w:t xml:space="preserve">we </w:t>
      </w:r>
      <w:r w:rsidR="000608AC" w:rsidRPr="00C2445C">
        <w:rPr>
          <w:rFonts w:ascii="Times New Roman" w:hAnsi="Times New Roman" w:cs="Times New Roman"/>
          <w:sz w:val="24"/>
          <w:szCs w:val="24"/>
        </w:rPr>
        <w:t xml:space="preserve">report the mean and standard deviation </w:t>
      </w:r>
      <w:r>
        <w:rPr>
          <w:rFonts w:ascii="Times New Roman" w:hAnsi="Times New Roman" w:cs="Times New Roman"/>
          <w:sz w:val="24"/>
          <w:szCs w:val="24"/>
        </w:rPr>
        <w:t>for</w:t>
      </w:r>
      <w:r w:rsidR="000608AC" w:rsidRPr="00C2445C">
        <w:rPr>
          <w:rFonts w:ascii="Times New Roman" w:hAnsi="Times New Roman" w:cs="Times New Roman"/>
          <w:sz w:val="24"/>
          <w:szCs w:val="24"/>
        </w:rPr>
        <w:t xml:space="preserve"> </w:t>
      </w:r>
      <w:r w:rsidR="000608AC">
        <w:rPr>
          <w:rFonts w:ascii="Times New Roman" w:hAnsi="Times New Roman" w:cs="Times New Roman"/>
          <w:sz w:val="24"/>
          <w:szCs w:val="24"/>
        </w:rPr>
        <w:t xml:space="preserve">the </w:t>
      </w:r>
      <w:r w:rsidR="000608AC" w:rsidRPr="00C2445C">
        <w:rPr>
          <w:rFonts w:ascii="Times New Roman" w:hAnsi="Times New Roman" w:cs="Times New Roman"/>
          <w:sz w:val="24"/>
          <w:szCs w:val="24"/>
        </w:rPr>
        <w:t>performance metrics.</w:t>
      </w:r>
    </w:p>
    <w:p w14:paraId="3B302EB2" w14:textId="2A3230AB" w:rsidR="000608AC" w:rsidRPr="00A23229" w:rsidRDefault="000608AC" w:rsidP="000608AC">
      <w:pPr>
        <w:spacing w:line="480" w:lineRule="auto"/>
        <w:rPr>
          <w:rFonts w:ascii="Times New Roman" w:eastAsiaTheme="minorEastAsia" w:hAnsi="Times New Roman" w:cs="Times New Roman"/>
          <w:sz w:val="24"/>
          <w:szCs w:val="24"/>
        </w:rPr>
      </w:pPr>
      <w:r w:rsidRPr="00A23229">
        <w:rPr>
          <w:rFonts w:ascii="Times New Roman" w:eastAsiaTheme="minorEastAsia" w:hAnsi="Times New Roman" w:cs="Times New Roman"/>
          <w:sz w:val="24"/>
          <w:szCs w:val="24"/>
        </w:rPr>
        <w:t xml:space="preserve">We adapted the CosSim approach </w:t>
      </w:r>
      <w:r w:rsidR="007A6E91">
        <w:rPr>
          <w:rFonts w:ascii="Times New Roman" w:eastAsiaTheme="minorEastAsia" w:hAnsi="Times New Roman" w:cs="Times New Roman"/>
          <w:sz w:val="24"/>
          <w:szCs w:val="24"/>
        </w:rPr>
        <w:t>(</w:t>
      </w:r>
      <w:r w:rsidR="007A6E91" w:rsidRPr="007A6E91">
        <w:rPr>
          <w:rFonts w:ascii="Times New Roman" w:eastAsiaTheme="minorEastAsia" w:hAnsi="Times New Roman" w:cs="Times New Roman"/>
          <w:b/>
          <w:bCs/>
          <w:sz w:val="24"/>
          <w:szCs w:val="24"/>
        </w:rPr>
        <w:t>Figure 2, top panel</w:t>
      </w:r>
      <w:r w:rsidR="007A6E91">
        <w:rPr>
          <w:rFonts w:ascii="Times New Roman" w:eastAsiaTheme="minorEastAsia" w:hAnsi="Times New Roman" w:cs="Times New Roman"/>
          <w:sz w:val="24"/>
          <w:szCs w:val="24"/>
        </w:rPr>
        <w:t xml:space="preserve">) </w:t>
      </w:r>
      <w:r w:rsidRPr="00A23229">
        <w:rPr>
          <w:rFonts w:ascii="Times New Roman" w:eastAsiaTheme="minorEastAsia" w:hAnsi="Times New Roman" w:cs="Times New Roman"/>
          <w:sz w:val="24"/>
          <w:szCs w:val="24"/>
        </w:rPr>
        <w:t xml:space="preserve">from </w:t>
      </w:r>
      <w:r w:rsidRPr="00A23229">
        <w:rPr>
          <w:rFonts w:ascii="Times New Roman" w:hAnsi="Times New Roman" w:cs="Times New Roman"/>
          <w:sz w:val="24"/>
          <w:szCs w:val="24"/>
        </w:rPr>
        <w:t xml:space="preserve">an earlier </w:t>
      </w:r>
      <w:r w:rsidRPr="00A23229">
        <w:rPr>
          <w:rFonts w:ascii="Times New Roman" w:eastAsiaTheme="minorEastAsia" w:hAnsi="Times New Roman" w:cs="Times New Roman"/>
          <w:sz w:val="24"/>
          <w:szCs w:val="24"/>
        </w:rPr>
        <w:t>study</w:t>
      </w:r>
      <w:r w:rsidR="00FA5DED" w:rsidRPr="00FA5DED">
        <w:t xml:space="preserve"> </w:t>
      </w:r>
      <w:r w:rsidR="00FA5DED">
        <w:rPr>
          <w:rFonts w:ascii="Times New Roman" w:eastAsiaTheme="minorEastAsia" w:hAnsi="Times New Roman" w:cs="Times New Roman"/>
          <w:sz w:val="24"/>
          <w:szCs w:val="24"/>
        </w:rPr>
        <w:fldChar w:fldCharType="begin">
          <w:fldData xml:space="preserve">PEVuZE5vdGU+PENpdGU+PEF1dGhvcj5TaW5naDwvQXV0aG9yPjxZZWFyPjIwMjM8L1llYXI+PFJl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</w:fldData>
        </w:fldChar>
      </w:r>
      <w:r w:rsidR="003E4C45">
        <w:rPr>
          <w:rFonts w:ascii="Times New Roman" w:eastAsiaTheme="minorEastAsia" w:hAnsi="Times New Roman" w:cs="Times New Roman"/>
          <w:sz w:val="24"/>
          <w:szCs w:val="24"/>
        </w:rPr>
        <w:instrText xml:space="preserve"> ADDIN EN.CITE </w:instrText>
      </w:r>
      <w:r w:rsidR="003E4C45">
        <w:rPr>
          <w:rFonts w:ascii="Times New Roman" w:eastAsiaTheme="minorEastAsia" w:hAnsi="Times New Roman" w:cs="Times New Roman"/>
          <w:sz w:val="24"/>
          <w:szCs w:val="24"/>
        </w:rPr>
        <w:fldChar w:fldCharType="begin">
          <w:fldData xml:space="preserve">PEVuZE5vdGU+PENpdGU+PEF1dGhvcj5TaW5naDwvQXV0aG9yPjxZZWFyPjIwMjM8L1llYXI+PFJl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</w:fldData>
        </w:fldChar>
      </w:r>
      <w:r w:rsidR="003E4C45">
        <w:rPr>
          <w:rFonts w:ascii="Times New Roman" w:eastAsiaTheme="minorEastAsia" w:hAnsi="Times New Roman" w:cs="Times New Roman"/>
          <w:sz w:val="24"/>
          <w:szCs w:val="24"/>
        </w:rPr>
        <w:instrText xml:space="preserve"> ADDIN EN.CITE.DATA </w:instrText>
      </w:r>
      <w:r w:rsidR="003E4C45">
        <w:rPr>
          <w:rFonts w:ascii="Times New Roman" w:eastAsiaTheme="minorEastAsia" w:hAnsi="Times New Roman" w:cs="Times New Roman"/>
          <w:sz w:val="24"/>
          <w:szCs w:val="24"/>
        </w:rPr>
      </w:r>
      <w:r w:rsidR="003E4C45">
        <w:rPr>
          <w:rFonts w:ascii="Times New Roman" w:eastAsiaTheme="minorEastAsia" w:hAnsi="Times New Roman" w:cs="Times New Roman"/>
          <w:sz w:val="24"/>
          <w:szCs w:val="24"/>
        </w:rPr>
        <w:fldChar w:fldCharType="end"/>
      </w:r>
      <w:r w:rsidR="00FA5DED">
        <w:rPr>
          <w:rFonts w:ascii="Times New Roman" w:eastAsiaTheme="minorEastAsia" w:hAnsi="Times New Roman" w:cs="Times New Roman"/>
          <w:sz w:val="24"/>
          <w:szCs w:val="24"/>
        </w:rPr>
      </w:r>
      <w:r w:rsidR="00FA5DED">
        <w:rPr>
          <w:rFonts w:ascii="Times New Roman" w:eastAsiaTheme="minorEastAsia" w:hAnsi="Times New Roman" w:cs="Times New Roman"/>
          <w:sz w:val="24"/>
          <w:szCs w:val="24"/>
        </w:rPr>
        <w:fldChar w:fldCharType="separate"/>
      </w:r>
      <w:r w:rsidR="003E4C45">
        <w:rPr>
          <w:rFonts w:ascii="Times New Roman" w:eastAsiaTheme="minorEastAsia" w:hAnsi="Times New Roman" w:cs="Times New Roman"/>
          <w:noProof/>
          <w:sz w:val="24"/>
          <w:szCs w:val="24"/>
        </w:rPr>
        <w:t>[52]</w:t>
      </w:r>
      <w:r w:rsidR="00FA5DED">
        <w:rPr>
          <w:rFonts w:ascii="Times New Roman" w:eastAsiaTheme="minorEastAsia" w:hAnsi="Times New Roman" w:cs="Times New Roman"/>
          <w:sz w:val="24"/>
          <w:szCs w:val="24"/>
        </w:rPr>
        <w:fldChar w:fldCharType="end"/>
      </w:r>
      <w:r w:rsidRPr="00C2445C">
        <w:rPr>
          <w:rFonts w:ascii="Times New Roman" w:eastAsiaTheme="minorEastAsia" w:hAnsi="Times New Roman" w:cs="Times New Roman"/>
          <w:sz w:val="24"/>
          <w:szCs w:val="24"/>
        </w:rPr>
        <w:t>. We applied mean pooling to the pre-computed GPCR and ligand embeddings obtained from ProtBERT and MolFormer (dimensions of 1</w:t>
      </w:r>
      <w:r w:rsidR="00AD5522">
        <w:rPr>
          <w:rFonts w:ascii="Times New Roman" w:eastAsiaTheme="minorEastAsia" w:hAnsi="Times New Roman" w:cs="Times New Roman"/>
          <w:sz w:val="24"/>
          <w:szCs w:val="24"/>
        </w:rPr>
        <w:t>,</w:t>
      </w:r>
      <w:r w:rsidRPr="00C2445C">
        <w:rPr>
          <w:rFonts w:ascii="Times New Roman" w:eastAsiaTheme="minorEastAsia" w:hAnsi="Times New Roman" w:cs="Times New Roman"/>
          <w:sz w:val="24"/>
          <w:szCs w:val="24"/>
        </w:rPr>
        <w:t xml:space="preserve">024 and 768, respectively) and passed them through separate single-layer feed-forward neural networks with ReLU activation. These layers projected the embeddings into a shared latent space where we calculated cosine similarity to predict binding </w:t>
      </w:r>
      <w:r>
        <w:rPr>
          <w:rFonts w:ascii="Times New Roman" w:eastAsiaTheme="minorEastAsia" w:hAnsi="Times New Roman" w:cs="Times New Roman"/>
          <w:sz w:val="24"/>
          <w:szCs w:val="24"/>
        </w:rPr>
        <w:t>probability</w:t>
      </w:r>
      <w:r w:rsidR="00AD5522">
        <w:rPr>
          <w:rFonts w:ascii="Times New Roman" w:eastAsiaTheme="minorEastAsia" w:hAnsi="Times New Roman" w:cs="Times New Roman"/>
          <w:sz w:val="24"/>
          <w:szCs w:val="24"/>
        </w:rPr>
        <w:t xml:space="preserve"> p(G</w:t>
      </w:r>
      <w:proofErr w:type="gramStart"/>
      <w:r w:rsidR="00AD5522" w:rsidRPr="009467A7">
        <w:rPr>
          <w:rFonts w:ascii="Times New Roman" w:eastAsiaTheme="minorEastAsia" w:hAnsi="Times New Roman" w:cs="Times New Roman"/>
          <w:sz w:val="24"/>
          <w:szCs w:val="24"/>
          <w:vertAlign w:val="superscript"/>
        </w:rPr>
        <w:t>*</w:t>
      </w:r>
      <w:r w:rsidR="00AD5522">
        <w:rPr>
          <w:rFonts w:ascii="Times New Roman" w:eastAsiaTheme="minorEastAsia" w:hAnsi="Times New Roman" w:cs="Times New Roman"/>
          <w:sz w:val="24"/>
          <w:szCs w:val="24"/>
        </w:rPr>
        <w:t>,L</w:t>
      </w:r>
      <w:proofErr w:type="gramEnd"/>
      <w:r w:rsidR="00AD5522" w:rsidRPr="009467A7">
        <w:rPr>
          <w:rFonts w:ascii="Times New Roman" w:eastAsiaTheme="minorEastAsia" w:hAnsi="Times New Roman" w:cs="Times New Roman"/>
          <w:sz w:val="24"/>
          <w:szCs w:val="24"/>
          <w:vertAlign w:val="superscript"/>
        </w:rPr>
        <w:t>*</w:t>
      </w:r>
      <w:r w:rsidR="00AD5522">
        <w:rPr>
          <w:rFonts w:ascii="Times New Roman" w:eastAsiaTheme="minorEastAsia" w:hAnsi="Times New Roman" w:cs="Times New Roman"/>
          <w:sz w:val="24"/>
          <w:szCs w:val="24"/>
        </w:rPr>
        <w:t>)</w:t>
      </w:r>
      <w:r w:rsidRPr="00C2445C">
        <w:rPr>
          <w:rFonts w:ascii="Times New Roman" w:eastAsiaTheme="minorEastAsia" w:hAnsi="Times New Roman" w:cs="Times New Roman"/>
          <w:sz w:val="24"/>
          <w:szCs w:val="24"/>
        </w:rPr>
        <w:t>:</w:t>
      </w:r>
    </w:p>
    <w:p w14:paraId="427C3DA1" w14:textId="2873F31F" w:rsidR="000608AC" w:rsidRPr="00F96E62" w:rsidRDefault="00F96E62" w:rsidP="000608AC">
      <w:pPr>
        <w:spacing w:line="48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p</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m:rPr>
                      <m:nor/>
                    </m:rPr>
                    <w:rPr>
                      <w:rFonts w:ascii="Times New Roman" w:hAnsi="Times New Roman" w:cs="Times New Roman"/>
                      <w:sz w:val="24"/>
                      <w:szCs w:val="24"/>
                    </w:rPr>
                    <m:t>G</m:t>
                  </m:r>
                </m:e>
                <m:sup>
                  <m:r>
                    <m:rPr>
                      <m:nor/>
                    </m:rPr>
                    <w:rPr>
                      <w:rFonts w:ascii="Times New Roman" w:hAnsi="Times New Roman" w:cs="Times New Roman"/>
                      <w:sz w:val="24"/>
                      <w:szCs w:val="24"/>
                    </w:rPr>
                    <m:t>*</m:t>
                  </m:r>
                </m:sup>
              </m:sSup>
              <m:r>
                <m:rPr>
                  <m:nor/>
                </m:rPr>
                <w:rPr>
                  <w:rFonts w:ascii="Times New Roman" w:hAnsi="Times New Roman" w:cs="Times New Roman"/>
                  <w:sz w:val="24"/>
                  <w:szCs w:val="24"/>
                </w:rPr>
                <m:t>,</m:t>
              </m:r>
              <m:sSup>
                <m:sSupPr>
                  <m:ctrlPr>
                    <w:rPr>
                      <w:rFonts w:ascii="Cambria Math" w:hAnsi="Cambria Math" w:cs="Times New Roman"/>
                      <w:i/>
                      <w:sz w:val="24"/>
                      <w:szCs w:val="24"/>
                    </w:rPr>
                  </m:ctrlPr>
                </m:sSupPr>
                <m:e>
                  <m:r>
                    <m:rPr>
                      <m:nor/>
                    </m:rPr>
                    <w:rPr>
                      <w:rFonts w:ascii="Times New Roman" w:hAnsi="Times New Roman" w:cs="Times New Roman"/>
                      <w:sz w:val="24"/>
                      <w:szCs w:val="24"/>
                    </w:rPr>
                    <m:t>L</m:t>
                  </m:r>
                </m:e>
                <m:sup>
                  <m:r>
                    <m:rPr>
                      <m:nor/>
                    </m:rPr>
                    <w:rPr>
                      <w:rFonts w:ascii="Times New Roman" w:hAnsi="Times New Roman" w:cs="Times New Roman"/>
                      <w:sz w:val="24"/>
                      <w:szCs w:val="24"/>
                    </w:rPr>
                    <m:t>*</m:t>
                  </m:r>
                </m:sup>
              </m:sSup>
            </m:e>
          </m:d>
          <m:r>
            <m:rPr>
              <m:nor/>
            </m:rPr>
            <w:rPr>
              <w:rFonts w:ascii="Cambria Math" w:hAnsi="Times New Roman" w:cs="Times New Roman"/>
              <w:sz w:val="24"/>
              <w:szCs w:val="24"/>
            </w:rPr>
            <m:t xml:space="preserve"> </m:t>
          </m:r>
          <m:r>
            <m:rPr>
              <m:nor/>
            </m:rPr>
            <w:rPr>
              <w:rFonts w:ascii="Times New Roman" w:hAnsi="Times New Roman"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m:rPr>
                          <m:nor/>
                        </m:rPr>
                        <w:rPr>
                          <w:rFonts w:ascii="Times New Roman" w:hAnsi="Times New Roman" w:cs="Times New Roman"/>
                          <w:sz w:val="24"/>
                          <w:szCs w:val="24"/>
                        </w:rPr>
                        <m:t>G</m:t>
                      </m:r>
                    </m:e>
                    <m:sup>
                      <m:r>
                        <m:rPr>
                          <m:nor/>
                        </m:rPr>
                        <w:rPr>
                          <w:rFonts w:ascii="Times New Roman" w:hAnsi="Times New Roman" w:cs="Times New Roman"/>
                          <w:sz w:val="24"/>
                          <w:szCs w:val="24"/>
                        </w:rPr>
                        <m:t>*</m:t>
                      </m:r>
                    </m:sup>
                  </m:sSup>
                  <m:r>
                    <m:rPr>
                      <m:nor/>
                    </m:rPr>
                    <w:rPr>
                      <w:rFonts w:ascii="Times New Roman" w:hAnsi="Times New Roman" w:cs="Times New Roman"/>
                      <w:sz w:val="24"/>
                      <w:szCs w:val="24"/>
                    </w:rPr>
                    <m:t>·</m:t>
                  </m:r>
                  <m:sSup>
                    <m:sSupPr>
                      <m:ctrlPr>
                        <w:rPr>
                          <w:rFonts w:ascii="Cambria Math" w:hAnsi="Cambria Math" w:cs="Times New Roman"/>
                          <w:i/>
                          <w:sz w:val="24"/>
                          <w:szCs w:val="24"/>
                        </w:rPr>
                      </m:ctrlPr>
                    </m:sSupPr>
                    <m:e>
                      <m:r>
                        <m:rPr>
                          <m:nor/>
                        </m:rPr>
                        <w:rPr>
                          <w:rFonts w:ascii="Cambria Math" w:hAnsi="Times New Roman" w:cs="Times New Roman"/>
                          <w:sz w:val="24"/>
                          <w:szCs w:val="24"/>
                        </w:rPr>
                        <m:t xml:space="preserve"> </m:t>
                      </m:r>
                      <m:r>
                        <m:rPr>
                          <m:nor/>
                        </m:rPr>
                        <w:rPr>
                          <w:rFonts w:ascii="Times New Roman" w:hAnsi="Times New Roman" w:cs="Times New Roman"/>
                          <w:sz w:val="24"/>
                          <w:szCs w:val="24"/>
                        </w:rPr>
                        <m:t>L</m:t>
                      </m:r>
                    </m:e>
                    <m:sup>
                      <m:r>
                        <m:rPr>
                          <m:nor/>
                        </m:rPr>
                        <w:rPr>
                          <w:rFonts w:ascii="Times New Roman" w:hAnsi="Times New Roman" w:cs="Times New Roman"/>
                          <w:sz w:val="24"/>
                          <w:szCs w:val="24"/>
                        </w:rPr>
                        <m:t>*</m:t>
                      </m:r>
                    </m:sup>
                  </m:sSup>
                </m:num>
                <m:den>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r>
                                    <m:rPr>
                                      <m:nor/>
                                    </m:rPr>
                                    <w:rPr>
                                      <w:rFonts w:ascii="Times New Roman" w:hAnsi="Times New Roman" w:cs="Times New Roman"/>
                                      <w:sz w:val="24"/>
                                      <w:szCs w:val="24"/>
                                    </w:rPr>
                                    <m:t>G</m:t>
                                  </m:r>
                                </m:e>
                                <m:sup>
                                  <m:r>
                                    <m:rPr>
                                      <m:nor/>
                                    </m:rPr>
                                    <w:rPr>
                                      <w:rFonts w:ascii="Times New Roman" w:hAnsi="Times New Roman" w:cs="Times New Roman"/>
                                      <w:sz w:val="24"/>
                                      <w:szCs w:val="24"/>
                                    </w:rPr>
                                    <m:t>*</m:t>
                                  </m:r>
                                </m:sup>
                              </m:sSup>
                            </m:e>
                          </m:d>
                        </m:e>
                      </m:d>
                    </m:e>
                    <m:sup>
                      <m:r>
                        <m:rPr>
                          <m:nor/>
                        </m:rPr>
                        <w:rPr>
                          <w:rFonts w:ascii="Times New Roman" w:hAnsi="Times New Roman" w:cs="Times New Roman"/>
                          <w:sz w:val="24"/>
                          <w:szCs w:val="24"/>
                        </w:rPr>
                        <m:t xml:space="preserve"> </m:t>
                      </m:r>
                    </m:sup>
                  </m:sSup>
                  <m:r>
                    <m:rPr>
                      <m:nor/>
                    </m:rPr>
                    <w:rPr>
                      <w:rFonts w:ascii="Times New Roman" w:hAnsi="Times New Roman" w:cs="Times New Roman"/>
                      <w:sz w:val="24"/>
                      <w:szCs w:val="24"/>
                    </w:rPr>
                    <m:t xml:space="preserve">· </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r>
                                    <m:rPr>
                                      <m:nor/>
                                    </m:rPr>
                                    <w:rPr>
                                      <w:rFonts w:ascii="Times New Roman" w:hAnsi="Times New Roman" w:cs="Times New Roman"/>
                                      <w:sz w:val="24"/>
                                      <w:szCs w:val="24"/>
                                    </w:rPr>
                                    <m:t>L</m:t>
                                  </m:r>
                                </m:e>
                                <m:sup>
                                  <m:r>
                                    <m:rPr>
                                      <m:nor/>
                                    </m:rPr>
                                    <w:rPr>
                                      <w:rFonts w:ascii="Times New Roman" w:hAnsi="Times New Roman" w:cs="Times New Roman"/>
                                      <w:sz w:val="24"/>
                                      <w:szCs w:val="24"/>
                                    </w:rPr>
                                    <m:t>*</m:t>
                                  </m:r>
                                </m:sup>
                              </m:sSup>
                            </m:e>
                          </m:d>
                        </m:e>
                      </m:d>
                    </m:e>
                    <m:sup>
                      <m:r>
                        <m:rPr>
                          <m:nor/>
                        </m:rPr>
                        <w:rPr>
                          <w:rFonts w:ascii="Times New Roman" w:hAnsi="Times New Roman" w:cs="Times New Roman"/>
                          <w:sz w:val="24"/>
                          <w:szCs w:val="24"/>
                        </w:rPr>
                        <m:t xml:space="preserve"> </m:t>
                      </m:r>
                    </m:sup>
                  </m:sSup>
                </m:den>
              </m:f>
            </m:e>
          </m:d>
        </m:oMath>
      </m:oMathPara>
    </w:p>
    <w:p w14:paraId="33551099" w14:textId="315C2479" w:rsidR="000608AC" w:rsidRDefault="000608AC" w:rsidP="000608AC">
      <w:pPr>
        <w:spacing w:line="480" w:lineRule="auto"/>
        <w:rPr>
          <w:rFonts w:ascii="Times New Roman" w:eastAsiaTheme="minorEastAsia" w:hAnsi="Times New Roman" w:cs="Times New Roman"/>
          <w:sz w:val="24"/>
          <w:szCs w:val="24"/>
        </w:rPr>
      </w:pPr>
      <w:r w:rsidRPr="00A23229">
        <w:rPr>
          <w:rFonts w:ascii="Times New Roman" w:eastAsiaTheme="minorEastAsia" w:hAnsi="Times New Roman" w:cs="Times New Roman"/>
          <w:sz w:val="24"/>
          <w:szCs w:val="24"/>
        </w:rPr>
        <w:t>where G</w:t>
      </w:r>
      <w:r w:rsidRPr="00FB43E5">
        <w:rPr>
          <w:rFonts w:ascii="Times New Roman" w:eastAsiaTheme="minorEastAsia" w:hAnsi="Times New Roman" w:cs="Times New Roman"/>
          <w:sz w:val="24"/>
          <w:szCs w:val="24"/>
          <w:vertAlign w:val="superscript"/>
        </w:rPr>
        <w:t>*</w:t>
      </w:r>
      <w:r w:rsidRPr="00A23229">
        <w:rPr>
          <w:rFonts w:ascii="Times New Roman" w:eastAsiaTheme="minorEastAsia" w:hAnsi="Times New Roman" w:cs="Times New Roman"/>
          <w:sz w:val="24"/>
          <w:szCs w:val="24"/>
        </w:rPr>
        <w:t xml:space="preserve"> and L</w:t>
      </w:r>
      <w:r w:rsidRPr="009467A7">
        <w:rPr>
          <w:rFonts w:ascii="Times New Roman" w:eastAsiaTheme="minorEastAsia" w:hAnsi="Times New Roman" w:cs="Times New Roman"/>
          <w:sz w:val="24"/>
          <w:szCs w:val="24"/>
          <w:vertAlign w:val="superscript"/>
        </w:rPr>
        <w:t>*</w:t>
      </w:r>
      <w:r w:rsidRPr="00A23229">
        <w:rPr>
          <w:rFonts w:ascii="Times New Roman" w:eastAsiaTheme="minorEastAsia" w:hAnsi="Times New Roman" w:cs="Times New Roman"/>
          <w:sz w:val="24"/>
          <w:szCs w:val="24"/>
        </w:rPr>
        <w:t xml:space="preserve"> represent the projected GPCR and ligand embeddings, respectively. We trained the model for 50 epochs using binary cross-entropy loss</w:t>
      </w:r>
      <w:r w:rsidR="00794B01">
        <w:rPr>
          <w:rFonts w:ascii="Times New Roman" w:eastAsiaTheme="minorEastAsia" w:hAnsi="Times New Roman" w:cs="Times New Roman"/>
          <w:sz w:val="24"/>
          <w:szCs w:val="24"/>
        </w:rPr>
        <w:t xml:space="preserve"> and</w:t>
      </w:r>
      <w:r w:rsidRPr="00A23229">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 xml:space="preserve">AdamW optimizer with </w:t>
      </w:r>
      <w:r w:rsidR="00794B01">
        <w:rPr>
          <w:rFonts w:ascii="Times New Roman" w:eastAsiaTheme="minorEastAsia" w:hAnsi="Times New Roman" w:cs="Times New Roman"/>
          <w:sz w:val="24"/>
          <w:szCs w:val="24"/>
        </w:rPr>
        <w:t xml:space="preserve">a </w:t>
      </w:r>
      <w:r w:rsidRPr="00C2445C">
        <w:rPr>
          <w:rFonts w:ascii="Times New Roman" w:eastAsiaTheme="minorEastAsia" w:hAnsi="Times New Roman" w:cs="Times New Roman"/>
          <w:sz w:val="24"/>
          <w:szCs w:val="24"/>
        </w:rPr>
        <w:t>learning rate of 10</w:t>
      </w:r>
      <w:r w:rsidRPr="00657DAA">
        <w:rPr>
          <w:rFonts w:ascii="Times New Roman" w:eastAsiaTheme="minorEastAsia" w:hAnsi="Times New Roman" w:cs="Times New Roman"/>
          <w:sz w:val="24"/>
          <w:szCs w:val="24"/>
          <w:vertAlign w:val="superscript"/>
        </w:rPr>
        <w:t>-4</w:t>
      </w:r>
      <w:r>
        <w:rPr>
          <w:rFonts w:ascii="Times New Roman" w:eastAsiaTheme="minorEastAsia" w:hAnsi="Times New Roman" w:cs="Times New Roman"/>
          <w:sz w:val="24"/>
          <w:szCs w:val="24"/>
        </w:rPr>
        <w:t xml:space="preserve"> and </w:t>
      </w:r>
      <w:r w:rsidRPr="00C2445C">
        <w:rPr>
          <w:rFonts w:ascii="Times New Roman" w:eastAsiaTheme="minorEastAsia" w:hAnsi="Times New Roman" w:cs="Times New Roman"/>
          <w:sz w:val="24"/>
          <w:szCs w:val="24"/>
        </w:rPr>
        <w:t>batch size of 32.</w:t>
      </w:r>
    </w:p>
    <w:p w14:paraId="616A7F84" w14:textId="27B96B27" w:rsidR="000608AC" w:rsidRDefault="000608AC" w:rsidP="000608AC">
      <w:pPr>
        <w:spacing w:line="480" w:lineRule="auto"/>
        <w:rPr>
          <w:rFonts w:ascii="Times New Roman" w:eastAsiaTheme="minorEastAsia" w:hAnsi="Times New Roman" w:cs="Times New Roman"/>
          <w:sz w:val="24"/>
          <w:szCs w:val="24"/>
        </w:rPr>
      </w:pPr>
      <w:r w:rsidRPr="00C2445C">
        <w:rPr>
          <w:rFonts w:ascii="Times New Roman" w:eastAsiaTheme="minorEastAsia" w:hAnsi="Times New Roman" w:cs="Times New Roman"/>
          <w:sz w:val="24"/>
          <w:szCs w:val="24"/>
        </w:rPr>
        <w:lastRenderedPageBreak/>
        <w:t xml:space="preserve">The transformer model </w:t>
      </w:r>
      <w:r w:rsidR="007A6E91">
        <w:rPr>
          <w:rFonts w:ascii="Times New Roman" w:eastAsiaTheme="minorEastAsia" w:hAnsi="Times New Roman" w:cs="Times New Roman"/>
          <w:sz w:val="24"/>
          <w:szCs w:val="24"/>
        </w:rPr>
        <w:t>(</w:t>
      </w:r>
      <w:r w:rsidR="007A6E91" w:rsidRPr="007A6E91">
        <w:rPr>
          <w:rFonts w:ascii="Times New Roman" w:eastAsiaTheme="minorEastAsia" w:hAnsi="Times New Roman" w:cs="Times New Roman"/>
          <w:b/>
          <w:bCs/>
          <w:sz w:val="24"/>
          <w:szCs w:val="24"/>
        </w:rPr>
        <w:t xml:space="preserve">Figure 2, </w:t>
      </w:r>
      <w:r w:rsidR="007A6E91">
        <w:rPr>
          <w:rFonts w:ascii="Times New Roman" w:eastAsiaTheme="minorEastAsia" w:hAnsi="Times New Roman" w:cs="Times New Roman"/>
          <w:b/>
          <w:bCs/>
          <w:sz w:val="24"/>
          <w:szCs w:val="24"/>
        </w:rPr>
        <w:t>middle</w:t>
      </w:r>
      <w:r w:rsidR="007A6E91" w:rsidRPr="007A6E91">
        <w:rPr>
          <w:rFonts w:ascii="Times New Roman" w:eastAsiaTheme="minorEastAsia" w:hAnsi="Times New Roman" w:cs="Times New Roman"/>
          <w:b/>
          <w:bCs/>
          <w:sz w:val="24"/>
          <w:szCs w:val="24"/>
        </w:rPr>
        <w:t xml:space="preserve"> panel</w:t>
      </w:r>
      <w:r w:rsidR="007A6E91">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followed a similar preprocessing pipeline</w:t>
      </w:r>
      <w:r>
        <w:rPr>
          <w:rFonts w:ascii="Times New Roman" w:eastAsiaTheme="minorEastAsia" w:hAnsi="Times New Roman" w:cs="Times New Roman"/>
          <w:sz w:val="24"/>
          <w:szCs w:val="24"/>
        </w:rPr>
        <w:t xml:space="preserve"> as CosSim</w:t>
      </w:r>
      <w:r w:rsidRPr="00C2445C">
        <w:rPr>
          <w:rFonts w:ascii="Times New Roman" w:eastAsiaTheme="minorEastAsia" w:hAnsi="Times New Roman" w:cs="Times New Roman"/>
          <w:sz w:val="24"/>
          <w:szCs w:val="24"/>
        </w:rPr>
        <w:t xml:space="preserve"> but concatenated the mean-pooled GPCR and ligand embeddings instead of projecting them separately</w:t>
      </w:r>
      <w:r w:rsidR="00FA5DED" w:rsidRPr="00FA5DED">
        <w:t xml:space="preserve"> </w:t>
      </w:r>
      <w:r w:rsidR="00FA5DED">
        <w:rPr>
          <w:rFonts w:ascii="Times New Roman" w:eastAsiaTheme="minorEastAsia" w:hAnsi="Times New Roman" w:cs="Times New Roman"/>
          <w:sz w:val="24"/>
          <w:szCs w:val="24"/>
        </w:rPr>
        <w:fldChar w:fldCharType="begin"/>
      </w:r>
      <w:r w:rsidR="003E4C45">
        <w:rPr>
          <w:rFonts w:ascii="Times New Roman" w:eastAsiaTheme="minorEastAsia" w:hAnsi="Times New Roman" w:cs="Times New Roman"/>
          <w:sz w:val="24"/>
          <w:szCs w:val="24"/>
        </w:rPr>
        <w:instrText xml:space="preserve"> ADDIN EN.CITE &lt;EndNote&gt;&lt;Cite&gt;&lt;Author&gt;Nga&lt;/Author&gt;&lt;Year&gt;2025&lt;/Year&gt;&lt;RecNum&gt;452&lt;/RecNum&gt;&lt;DisplayText&gt;[53]&lt;/DisplayText&gt;&lt;record&gt;&lt;rec-number&gt;452&lt;/rec-number&gt;&lt;foreign-keys&gt;&lt;key app="EN" db-id="ep0x5v0fowptwwex2tipt52d2wezffs920w9" timestamp="1763667645" guid="ac267bb8-77dd-42ef-9b29-d384a6eb38ec"&gt;452&lt;/key&gt;&lt;/foreign-keys&gt;&lt;ref-type name="Journal Article"&gt;17&lt;/ref-type&gt;&lt;contributors&gt;&lt;authors&gt;&lt;author&gt;Nga, Ha Cong&lt;/author&gt;&lt;author&gt;Pham, Phuc&lt;/author&gt;&lt;author&gt;Hy, Truong Son&lt;/author&gt;&lt;/authors&gt;&lt;/contributors&gt;&lt;titles&gt;&lt;title&gt;Lantern: leveraging large language models and transformers for enhanced molecular interactions&lt;/title&gt;&lt;secondary-title&gt;bioRxiv:2025.02.10.637522&lt;/secondary-title&gt;&lt;/titles&gt;&lt;periodical&gt;&lt;full-title&gt;bioRxiv:2025.02.10.637522&lt;/full-title&gt;&lt;/periodical&gt;&lt;dates&gt;&lt;year&gt;2025&lt;/year&gt;&lt;/dates&gt;&lt;urls&gt;&lt;/urls&gt;&lt;electronic-resource-num&gt;10.1101/2025.02.10.637522&lt;/electronic-resource-num&gt;&lt;/record&gt;&lt;/Cite&gt;&lt;/EndNote&gt;</w:instrText>
      </w:r>
      <w:r w:rsidR="00FA5DED">
        <w:rPr>
          <w:rFonts w:ascii="Times New Roman" w:eastAsiaTheme="minorEastAsia" w:hAnsi="Times New Roman" w:cs="Times New Roman"/>
          <w:sz w:val="24"/>
          <w:szCs w:val="24"/>
        </w:rPr>
        <w:fldChar w:fldCharType="separate"/>
      </w:r>
      <w:r w:rsidR="003E4C45">
        <w:rPr>
          <w:rFonts w:ascii="Times New Roman" w:eastAsiaTheme="minorEastAsia" w:hAnsi="Times New Roman" w:cs="Times New Roman"/>
          <w:noProof/>
          <w:sz w:val="24"/>
          <w:szCs w:val="24"/>
        </w:rPr>
        <w:t>[53]</w:t>
      </w:r>
      <w:r w:rsidR="00FA5DED">
        <w:rPr>
          <w:rFonts w:ascii="Times New Roman" w:eastAsiaTheme="minorEastAsia" w:hAnsi="Times New Roman" w:cs="Times New Roman"/>
          <w:sz w:val="24"/>
          <w:szCs w:val="24"/>
        </w:rPr>
        <w:fldChar w:fldCharType="end"/>
      </w:r>
      <w:r w:rsidRPr="00C2445C">
        <w:rPr>
          <w:rFonts w:ascii="Times New Roman" w:eastAsiaTheme="minorEastAsia" w:hAnsi="Times New Roman" w:cs="Times New Roman"/>
          <w:sz w:val="24"/>
          <w:szCs w:val="24"/>
        </w:rPr>
        <w:t xml:space="preserve">. We </w:t>
      </w:r>
      <w:r>
        <w:rPr>
          <w:rFonts w:ascii="Times New Roman" w:eastAsiaTheme="minorEastAsia" w:hAnsi="Times New Roman" w:cs="Times New Roman"/>
          <w:sz w:val="24"/>
          <w:szCs w:val="24"/>
        </w:rPr>
        <w:t>passed</w:t>
      </w:r>
      <w:r w:rsidRPr="00C2445C">
        <w:rPr>
          <w:rFonts w:ascii="Times New Roman" w:eastAsiaTheme="minorEastAsia" w:hAnsi="Times New Roman" w:cs="Times New Roman"/>
          <w:sz w:val="24"/>
          <w:szCs w:val="24"/>
        </w:rPr>
        <w:t xml:space="preserve"> the concatenated embeddings through two transformer encoder layers, each with </w:t>
      </w:r>
      <w:r w:rsidR="00794B01">
        <w:rPr>
          <w:rFonts w:ascii="Times New Roman" w:eastAsiaTheme="minorEastAsia" w:hAnsi="Times New Roman" w:cs="Times New Roman"/>
          <w:sz w:val="24"/>
          <w:szCs w:val="24"/>
        </w:rPr>
        <w:t>four</w:t>
      </w:r>
      <w:r w:rsidRPr="00C2445C">
        <w:rPr>
          <w:rFonts w:ascii="Times New Roman" w:eastAsiaTheme="minorEastAsia" w:hAnsi="Times New Roman" w:cs="Times New Roman"/>
          <w:sz w:val="24"/>
          <w:szCs w:val="24"/>
        </w:rPr>
        <w:t xml:space="preserve"> attention heads</w:t>
      </w:r>
      <w:r>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and 10% dropout</w:t>
      </w:r>
      <w:r w:rsidR="00FA5DED" w:rsidRPr="00FA5DED">
        <w:t xml:space="preserve"> </w:t>
      </w:r>
      <w:r w:rsidR="00FA5DED">
        <w:rPr>
          <w:rFonts w:ascii="Times New Roman" w:eastAsiaTheme="minorEastAsia" w:hAnsi="Times New Roman" w:cs="Times New Roman"/>
          <w:sz w:val="24"/>
          <w:szCs w:val="24"/>
        </w:rPr>
        <w:fldChar w:fldCharType="begin"/>
      </w:r>
      <w:r w:rsidR="003E4C45">
        <w:rPr>
          <w:rFonts w:ascii="Times New Roman" w:eastAsiaTheme="minorEastAsia" w:hAnsi="Times New Roman" w:cs="Times New Roman"/>
          <w:sz w:val="24"/>
          <w:szCs w:val="24"/>
        </w:rPr>
        <w:instrText xml:space="preserve"> ADDIN EN.CITE &lt;EndNote&gt;&lt;Cite&gt;&lt;Author&gt;Ashish Vaswani&lt;/Author&gt;&lt;Year&gt;2017&lt;/Year&gt;&lt;RecNum&gt;492&lt;/RecNum&gt;&lt;DisplayText&gt;[54]&lt;/DisplayText&gt;&lt;record&gt;&lt;rec-number&gt;492&lt;/rec-number&gt;&lt;foreign-keys&gt;&lt;key app="EN" db-id="ep0x5v0fowptwwex2tipt52d2wezffs920w9" timestamp="1767032190" guid="daf41584-094a-4f5c-8adb-8d997490da05"&gt;492&lt;/key&gt;&lt;/foreign-keys&gt;&lt;ref-type name="Journal Article"&gt;17&lt;/ref-type&gt;&lt;contributors&gt;&lt;authors&gt;&lt;author&gt;Ashish Vaswani, Noam Shazeer, Niki Parmar, Jakob Uszkoreit, Llion Jones, Aidan N. Gomez, Łukasz Kaiser, and Illia Polosukhin&lt;/author&gt;&lt;/authors&gt;&lt;/contributors&gt;&lt;titles&gt;&lt;title&gt;Attention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A5DED">
        <w:rPr>
          <w:rFonts w:ascii="Times New Roman" w:eastAsiaTheme="minorEastAsia" w:hAnsi="Times New Roman" w:cs="Times New Roman"/>
          <w:sz w:val="24"/>
          <w:szCs w:val="24"/>
        </w:rPr>
        <w:fldChar w:fldCharType="separate"/>
      </w:r>
      <w:r w:rsidR="003E4C45">
        <w:rPr>
          <w:rFonts w:ascii="Times New Roman" w:eastAsiaTheme="minorEastAsia" w:hAnsi="Times New Roman" w:cs="Times New Roman"/>
          <w:noProof/>
          <w:sz w:val="24"/>
          <w:szCs w:val="24"/>
        </w:rPr>
        <w:t>[54]</w:t>
      </w:r>
      <w:r w:rsidR="00FA5DED">
        <w:rPr>
          <w:rFonts w:ascii="Times New Roman" w:eastAsiaTheme="minorEastAsia" w:hAnsi="Times New Roman" w:cs="Times New Roman"/>
          <w:sz w:val="24"/>
          <w:szCs w:val="24"/>
        </w:rPr>
        <w:fldChar w:fldCharType="end"/>
      </w:r>
      <w:r w:rsidRPr="00C2445C">
        <w:rPr>
          <w:rFonts w:ascii="Times New Roman" w:eastAsiaTheme="minorEastAsia" w:hAnsi="Times New Roman" w:cs="Times New Roman"/>
          <w:sz w:val="24"/>
          <w:szCs w:val="24"/>
        </w:rPr>
        <w:t xml:space="preserve">. We </w:t>
      </w:r>
      <w:r>
        <w:rPr>
          <w:rFonts w:ascii="Times New Roman" w:eastAsiaTheme="minorEastAsia" w:hAnsi="Times New Roman" w:cs="Times New Roman"/>
          <w:sz w:val="24"/>
          <w:szCs w:val="24"/>
        </w:rPr>
        <w:t>passed</w:t>
      </w:r>
      <w:r w:rsidRPr="00C2445C">
        <w:rPr>
          <w:rFonts w:ascii="Times New Roman" w:eastAsiaTheme="minorEastAsia" w:hAnsi="Times New Roman" w:cs="Times New Roman"/>
          <w:sz w:val="24"/>
          <w:szCs w:val="24"/>
        </w:rPr>
        <w:t xml:space="preserve"> the output </w:t>
      </w:r>
      <w:r>
        <w:rPr>
          <w:rFonts w:ascii="Times New Roman" w:eastAsiaTheme="minorEastAsia" w:hAnsi="Times New Roman" w:cs="Times New Roman"/>
          <w:sz w:val="24"/>
          <w:szCs w:val="24"/>
        </w:rPr>
        <w:t>to</w:t>
      </w:r>
      <w:r w:rsidRPr="00C2445C">
        <w:rPr>
          <w:rFonts w:ascii="Times New Roman" w:eastAsiaTheme="minorEastAsia" w:hAnsi="Times New Roman" w:cs="Times New Roman"/>
          <w:sz w:val="24"/>
          <w:szCs w:val="24"/>
        </w:rPr>
        <w:t xml:space="preserve"> a feed-forward </w:t>
      </w:r>
      <w:r>
        <w:rPr>
          <w:rFonts w:ascii="Times New Roman" w:eastAsiaTheme="minorEastAsia" w:hAnsi="Times New Roman" w:cs="Times New Roman"/>
          <w:sz w:val="24"/>
          <w:szCs w:val="24"/>
        </w:rPr>
        <w:t>classifier</w:t>
      </w:r>
      <w:r w:rsidRPr="00C2445C">
        <w:rPr>
          <w:rFonts w:ascii="Times New Roman" w:eastAsiaTheme="minorEastAsia" w:hAnsi="Times New Roman" w:cs="Times New Roman"/>
          <w:sz w:val="24"/>
          <w:szCs w:val="24"/>
        </w:rPr>
        <w:t xml:space="preserve"> with one hidden layer, ReLU activation, 10% dropout, and a sigmoid activation function at the output layer</w:t>
      </w:r>
      <w:r>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We trained this model for 50 epochs using binary cross-entropy loss</w:t>
      </w:r>
      <w:r>
        <w:rPr>
          <w:rFonts w:ascii="Times New Roman" w:eastAsiaTheme="minorEastAsia" w:hAnsi="Times New Roman" w:cs="Times New Roman"/>
          <w:sz w:val="24"/>
          <w:szCs w:val="24"/>
        </w:rPr>
        <w:t xml:space="preserve"> and </w:t>
      </w:r>
      <w:r w:rsidRPr="00C2445C">
        <w:rPr>
          <w:rFonts w:ascii="Times New Roman" w:eastAsiaTheme="minorEastAsia" w:hAnsi="Times New Roman" w:cs="Times New Roman"/>
          <w:sz w:val="24"/>
          <w:szCs w:val="24"/>
        </w:rPr>
        <w:t xml:space="preserve">AdamW optimizer with </w:t>
      </w:r>
      <w:r>
        <w:rPr>
          <w:rFonts w:ascii="Times New Roman" w:eastAsiaTheme="minorEastAsia" w:hAnsi="Times New Roman" w:cs="Times New Roman"/>
          <w:sz w:val="24"/>
          <w:szCs w:val="24"/>
        </w:rPr>
        <w:t xml:space="preserve">a </w:t>
      </w:r>
      <w:r w:rsidRPr="00C2445C">
        <w:rPr>
          <w:rFonts w:ascii="Times New Roman" w:eastAsiaTheme="minorEastAsia" w:hAnsi="Times New Roman" w:cs="Times New Roman"/>
          <w:sz w:val="24"/>
          <w:szCs w:val="24"/>
        </w:rPr>
        <w:t>learning rate of 10</w:t>
      </w:r>
      <w:r w:rsidRPr="00657DAA">
        <w:rPr>
          <w:rFonts w:ascii="Times New Roman" w:eastAsiaTheme="minorEastAsia" w:hAnsi="Times New Roman" w:cs="Times New Roman"/>
          <w:sz w:val="24"/>
          <w:szCs w:val="24"/>
          <w:vertAlign w:val="superscript"/>
        </w:rPr>
        <w:t>-4</w:t>
      </w:r>
      <w:r w:rsidRPr="00C2445C">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and </w:t>
      </w:r>
      <w:r w:rsidRPr="00C2445C">
        <w:rPr>
          <w:rFonts w:ascii="Times New Roman" w:eastAsiaTheme="minorEastAsia" w:hAnsi="Times New Roman" w:cs="Times New Roman"/>
          <w:sz w:val="24"/>
          <w:szCs w:val="24"/>
        </w:rPr>
        <w:t>batch size of 32.</w:t>
      </w:r>
    </w:p>
    <w:p w14:paraId="4DAAE529" w14:textId="5BD94135" w:rsidR="000608AC" w:rsidRDefault="000608AC" w:rsidP="000608AC">
      <w:pPr>
        <w:spacing w:line="480" w:lineRule="auto"/>
        <w:rPr>
          <w:rFonts w:ascii="Times New Roman" w:eastAsiaTheme="minorEastAsia" w:hAnsi="Times New Roman" w:cs="Times New Roman"/>
          <w:sz w:val="24"/>
          <w:szCs w:val="24"/>
        </w:rPr>
      </w:pPr>
      <w:r w:rsidRPr="00C2445C">
        <w:rPr>
          <w:rFonts w:ascii="Times New Roman" w:eastAsiaTheme="minorEastAsia" w:hAnsi="Times New Roman" w:cs="Times New Roman"/>
          <w:sz w:val="24"/>
          <w:szCs w:val="24"/>
        </w:rPr>
        <w:t>The cross-attention model</w:t>
      </w:r>
      <w:r w:rsidR="007A6E91">
        <w:rPr>
          <w:rFonts w:ascii="Times New Roman" w:eastAsiaTheme="minorEastAsia" w:hAnsi="Times New Roman" w:cs="Times New Roman"/>
          <w:sz w:val="24"/>
          <w:szCs w:val="24"/>
        </w:rPr>
        <w:t>s (</w:t>
      </w:r>
      <w:r w:rsidR="007A6E91" w:rsidRPr="007A6E91">
        <w:rPr>
          <w:rFonts w:ascii="Times New Roman" w:eastAsiaTheme="minorEastAsia" w:hAnsi="Times New Roman" w:cs="Times New Roman"/>
          <w:b/>
          <w:bCs/>
          <w:sz w:val="24"/>
          <w:szCs w:val="24"/>
        </w:rPr>
        <w:t xml:space="preserve">Figure 2, </w:t>
      </w:r>
      <w:r w:rsidR="007A6E91">
        <w:rPr>
          <w:rFonts w:ascii="Times New Roman" w:eastAsiaTheme="minorEastAsia" w:hAnsi="Times New Roman" w:cs="Times New Roman"/>
          <w:b/>
          <w:bCs/>
          <w:sz w:val="24"/>
          <w:szCs w:val="24"/>
        </w:rPr>
        <w:t>bottom</w:t>
      </w:r>
      <w:r w:rsidR="007A6E91" w:rsidRPr="007A6E91">
        <w:rPr>
          <w:rFonts w:ascii="Times New Roman" w:eastAsiaTheme="minorEastAsia" w:hAnsi="Times New Roman" w:cs="Times New Roman"/>
          <w:b/>
          <w:bCs/>
          <w:sz w:val="24"/>
          <w:szCs w:val="24"/>
        </w:rPr>
        <w:t xml:space="preserve"> panel</w:t>
      </w:r>
      <w:r w:rsidR="007A6E91">
        <w:rPr>
          <w:rFonts w:ascii="Times New Roman" w:eastAsiaTheme="minorEastAsia" w:hAnsi="Times New Roman" w:cs="Times New Roman"/>
          <w:sz w:val="24"/>
          <w:szCs w:val="24"/>
        </w:rPr>
        <w:t>)</w:t>
      </w:r>
      <w:r w:rsidRPr="00C2445C">
        <w:rPr>
          <w:rFonts w:ascii="Times New Roman" w:eastAsiaTheme="minorEastAsia" w:hAnsi="Times New Roman" w:cs="Times New Roman"/>
          <w:sz w:val="24"/>
          <w:szCs w:val="24"/>
        </w:rPr>
        <w:t xml:space="preserve"> extended the transformer approach by introducing bidirectional cross-attention between GPCR and ligand representations</w:t>
      </w:r>
      <w:r w:rsidR="00FA5DED" w:rsidRPr="00FA5DED">
        <w:t xml:space="preserve"> </w:t>
      </w:r>
      <w:r w:rsidR="00FA5DED">
        <w:rPr>
          <w:rFonts w:ascii="Times New Roman" w:eastAsiaTheme="minorEastAsia" w:hAnsi="Times New Roman" w:cs="Times New Roman"/>
          <w:sz w:val="24"/>
          <w:szCs w:val="24"/>
        </w:rPr>
        <w:fldChar w:fldCharType="begin"/>
      </w:r>
      <w:r w:rsidR="003E4C45">
        <w:rPr>
          <w:rFonts w:ascii="Times New Roman" w:eastAsiaTheme="minorEastAsia" w:hAnsi="Times New Roman" w:cs="Times New Roman"/>
          <w:sz w:val="24"/>
          <w:szCs w:val="24"/>
        </w:rPr>
        <w:instrText xml:space="preserve"> ADDIN EN.CITE &lt;EndNote&gt;&lt;Cite&gt;&lt;Author&gt;Kurata&lt;/Author&gt;&lt;Year&gt;2022&lt;/Year&gt;&lt;RecNum&gt;414&lt;/RecNum&gt;&lt;DisplayText&gt;[55]&lt;/DisplayText&gt;&lt;record&gt;&lt;rec-number&gt;414&lt;/rec-number&gt;&lt;foreign-keys&gt;&lt;key app="EN" db-id="ep0x5v0fowptwwex2tipt52d2wezffs920w9" timestamp="1760641390" guid="a948d174-c9e6-42ad-84fb-fe1f77cc69ae"&gt;414&lt;/key&gt;&lt;/foreign-keys&gt;&lt;ref-type name="Journal Article"&gt;17&lt;/ref-type&gt;&lt;contributors&gt;&lt;authors&gt;&lt;author&gt;Kurata, H.&lt;/author&gt;&lt;author&gt;Tsukiyama, S.&lt;/author&gt;&lt;/authors&gt;&lt;/contributors&gt;&lt;auth-address&gt;Department of Bioscience and Bioinformatics, Kyushu Institute of Technology, Iizuka, Fukuoka, Japan.&lt;/auth-address&gt;&lt;titles&gt;&lt;title&gt;ICAN: interpretable cross-attention network for identifying drug and target protein interactions&lt;/title&gt;&lt;secondary-title&gt;PLoS One&lt;/secondary-title&gt;&lt;/titles&gt;&lt;periodical&gt;&lt;full-title&gt;PLoS One&lt;/full-title&gt;&lt;/periodical&gt;&lt;pages&gt;e0276609&lt;/pages&gt;&lt;volume&gt;17&lt;/volume&gt;&lt;number&gt;10&lt;/number&gt;&lt;edition&gt;20221024&lt;/edition&gt;&lt;keywords&gt;&lt;keyword&gt;Computer Simulation&lt;/keyword&gt;&lt;keyword&gt;*Proteins/metabolism&lt;/keyword&gt;&lt;keyword&gt;*Drug Discovery/methods&lt;/keyword&gt;&lt;keyword&gt;Amino Acid Sequence&lt;/keyword&gt;&lt;keyword&gt;Drug Repositioning&lt;/keyword&gt;&lt;keyword&gt;Drug Interactions&lt;/keyword&gt;&lt;/keywords&gt;&lt;dates&gt;&lt;year&gt;2022&lt;/year&gt;&lt;/dates&gt;&lt;isbn&gt;1932-6203 (Electronic)&amp;#xD;1932-6203 (Linking)&lt;/isbn&gt;&lt;accession-num&gt;36279284&lt;/accession-num&gt;&lt;urls&gt;&lt;related-urls&gt;&lt;url&gt;https://www.ncbi.nlm.nih.gov/pubmed/36279284&lt;/url&gt;&lt;/related-urls&gt;&lt;/urls&gt;&lt;custom1&gt;The authors have declared that no competing interests exist.&lt;/custom1&gt;&lt;custom2&gt;PMC9591068&lt;/custom2&gt;&lt;electronic-resource-num&gt;10.1371/journal.pone.0276609&lt;/electronic-resource-num&gt;&lt;remote-database-name&gt;Medline&lt;/remote-database-name&gt;&lt;remote-database-provider&gt;NLM&lt;/remote-database-provider&gt;&lt;/record&gt;&lt;/Cite&gt;&lt;/EndNote&gt;</w:instrText>
      </w:r>
      <w:r w:rsidR="00FA5DED">
        <w:rPr>
          <w:rFonts w:ascii="Times New Roman" w:eastAsiaTheme="minorEastAsia" w:hAnsi="Times New Roman" w:cs="Times New Roman"/>
          <w:sz w:val="24"/>
          <w:szCs w:val="24"/>
        </w:rPr>
        <w:fldChar w:fldCharType="separate"/>
      </w:r>
      <w:r w:rsidR="003E4C45">
        <w:rPr>
          <w:rFonts w:ascii="Times New Roman" w:eastAsiaTheme="minorEastAsia" w:hAnsi="Times New Roman" w:cs="Times New Roman"/>
          <w:noProof/>
          <w:sz w:val="24"/>
          <w:szCs w:val="24"/>
        </w:rPr>
        <w:t>[55]</w:t>
      </w:r>
      <w:r w:rsidR="00FA5DED">
        <w:rPr>
          <w:rFonts w:ascii="Times New Roman" w:eastAsiaTheme="minorEastAsia" w:hAnsi="Times New Roman" w:cs="Times New Roman"/>
          <w:sz w:val="24"/>
          <w:szCs w:val="24"/>
        </w:rPr>
        <w:fldChar w:fldCharType="end"/>
      </w:r>
      <w:r w:rsidRPr="00C2445C">
        <w:rPr>
          <w:rFonts w:ascii="Times New Roman" w:eastAsiaTheme="minorEastAsia" w:hAnsi="Times New Roman" w:cs="Times New Roman"/>
          <w:sz w:val="24"/>
          <w:szCs w:val="24"/>
        </w:rPr>
        <w:t xml:space="preserve">. Unlike </w:t>
      </w:r>
      <w:r w:rsidR="00794B01">
        <w:rPr>
          <w:rFonts w:ascii="Times New Roman" w:eastAsiaTheme="minorEastAsia" w:hAnsi="Times New Roman" w:cs="Times New Roman"/>
          <w:sz w:val="24"/>
          <w:szCs w:val="24"/>
        </w:rPr>
        <w:t xml:space="preserve">for </w:t>
      </w:r>
      <w:r w:rsidRPr="00C2445C">
        <w:rPr>
          <w:rFonts w:ascii="Times New Roman" w:eastAsiaTheme="minorEastAsia" w:hAnsi="Times New Roman" w:cs="Times New Roman"/>
          <w:sz w:val="24"/>
          <w:szCs w:val="24"/>
        </w:rPr>
        <w:t>the previous architectures, we computed embeddings on</w:t>
      </w:r>
      <w:r w:rsidR="00794B01">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the</w:t>
      </w:r>
      <w:r w:rsidR="00794B01">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fly rather than using pre-computed representations, enabling gradient-based fine-tuning of the pretrained encoders during backpropagation. We explored four variants</w:t>
      </w:r>
      <w:r>
        <w:rPr>
          <w:rFonts w:ascii="Times New Roman" w:eastAsiaTheme="minorEastAsia" w:hAnsi="Times New Roman" w:cs="Times New Roman"/>
          <w:sz w:val="24"/>
          <w:szCs w:val="24"/>
        </w:rPr>
        <w:t xml:space="preserve"> of this model</w:t>
      </w:r>
      <w:r w:rsidRPr="00C2445C">
        <w:rPr>
          <w:rFonts w:ascii="Times New Roman" w:eastAsiaTheme="minorEastAsia" w:hAnsi="Times New Roman" w:cs="Times New Roman"/>
          <w:sz w:val="24"/>
          <w:szCs w:val="24"/>
        </w:rPr>
        <w:t>: CA-Base (frozen ProtBERT and MolFormer encoders), CA-Lig (fine-tuned MolFormer with frozen ProtBERT), CA-Prot (fine-tuned ProtBERT with frozen MolFormer), and CA-Full (both encoders fine-tuned).</w:t>
      </w:r>
      <w:r>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 xml:space="preserve">We used the </w:t>
      </w:r>
      <w:r>
        <w:rPr>
          <w:rFonts w:ascii="Times New Roman" w:eastAsiaTheme="minorEastAsia" w:hAnsi="Times New Roman" w:cs="Times New Roman"/>
          <w:sz w:val="24"/>
          <w:szCs w:val="24"/>
        </w:rPr>
        <w:t>padded</w:t>
      </w:r>
      <w:r w:rsidRPr="00C2445C">
        <w:rPr>
          <w:rFonts w:ascii="Times New Roman" w:eastAsiaTheme="minorEastAsia" w:hAnsi="Times New Roman" w:cs="Times New Roman"/>
          <w:sz w:val="24"/>
          <w:szCs w:val="24"/>
        </w:rPr>
        <w:t xml:space="preserve"> sequence outputs from ProtBERT and MolFormer</w:t>
      </w:r>
      <w:r>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 xml:space="preserve">and passed them through separate single-layer feed-forward neural networks with ReLU activation. We </w:t>
      </w:r>
      <w:r>
        <w:rPr>
          <w:rFonts w:ascii="Times New Roman" w:eastAsiaTheme="minorEastAsia" w:hAnsi="Times New Roman" w:cs="Times New Roman"/>
          <w:sz w:val="24"/>
          <w:szCs w:val="24"/>
        </w:rPr>
        <w:t>passed</w:t>
      </w:r>
      <w:r w:rsidRPr="00C2445C">
        <w:rPr>
          <w:rFonts w:ascii="Times New Roman" w:eastAsiaTheme="minorEastAsia" w:hAnsi="Times New Roman" w:cs="Times New Roman"/>
          <w:sz w:val="24"/>
          <w:szCs w:val="24"/>
        </w:rPr>
        <w:t xml:space="preserve"> the projected embeddings through individual transformer encoder layers with </w:t>
      </w:r>
      <w:r w:rsidR="00794B01">
        <w:rPr>
          <w:rFonts w:ascii="Times New Roman" w:eastAsiaTheme="minorEastAsia" w:hAnsi="Times New Roman" w:cs="Times New Roman"/>
          <w:sz w:val="24"/>
          <w:szCs w:val="24"/>
        </w:rPr>
        <w:t>four</w:t>
      </w:r>
      <w:r w:rsidRPr="00C2445C">
        <w:rPr>
          <w:rFonts w:ascii="Times New Roman" w:eastAsiaTheme="minorEastAsia" w:hAnsi="Times New Roman" w:cs="Times New Roman"/>
          <w:sz w:val="24"/>
          <w:szCs w:val="24"/>
        </w:rPr>
        <w:t xml:space="preserve"> attention heads</w:t>
      </w:r>
      <w:r>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 xml:space="preserve">and </w:t>
      </w:r>
      <w:r>
        <w:rPr>
          <w:rFonts w:ascii="Times New Roman" w:eastAsiaTheme="minorEastAsia" w:hAnsi="Times New Roman" w:cs="Times New Roman"/>
          <w:sz w:val="24"/>
          <w:szCs w:val="24"/>
        </w:rPr>
        <w:t>1</w:t>
      </w:r>
      <w:r w:rsidRPr="00C2445C">
        <w:rPr>
          <w:rFonts w:ascii="Times New Roman" w:eastAsiaTheme="minorEastAsia" w:hAnsi="Times New Roman" w:cs="Times New Roman"/>
          <w:sz w:val="24"/>
          <w:szCs w:val="24"/>
        </w:rPr>
        <w:t>0% dropout to compute self-attention for GPCRs and ligands independently. We applied bidirectional cross-attention using multi-head attention mechanisms</w:t>
      </w:r>
      <w:r>
        <w:rPr>
          <w:rFonts w:ascii="Times New Roman" w:eastAsiaTheme="minorEastAsia" w:hAnsi="Times New Roman" w:cs="Times New Roman"/>
          <w:sz w:val="24"/>
          <w:szCs w:val="24"/>
        </w:rPr>
        <w:t xml:space="preserve"> </w:t>
      </w:r>
      <w:r w:rsidRPr="00E1166E">
        <w:rPr>
          <w:rFonts w:ascii="Times New Roman" w:eastAsiaTheme="minorEastAsia" w:hAnsi="Times New Roman" w:cs="Times New Roman"/>
          <w:sz w:val="24"/>
          <w:szCs w:val="24"/>
        </w:rPr>
        <w:t xml:space="preserve">with </w:t>
      </w:r>
      <w:r>
        <w:rPr>
          <w:rFonts w:ascii="Times New Roman" w:eastAsiaTheme="minorEastAsia" w:hAnsi="Times New Roman" w:cs="Times New Roman"/>
          <w:sz w:val="24"/>
          <w:szCs w:val="24"/>
        </w:rPr>
        <w:t>1</w:t>
      </w:r>
      <w:r w:rsidRPr="00E1166E">
        <w:rPr>
          <w:rFonts w:ascii="Times New Roman" w:eastAsiaTheme="minorEastAsia" w:hAnsi="Times New Roman" w:cs="Times New Roman"/>
          <w:sz w:val="24"/>
          <w:szCs w:val="24"/>
        </w:rPr>
        <w:t>0% dropout</w:t>
      </w:r>
      <w:r w:rsidRPr="00C2445C">
        <w:rPr>
          <w:rFonts w:ascii="Times New Roman" w:eastAsiaTheme="minorEastAsia" w:hAnsi="Times New Roman" w:cs="Times New Roman"/>
          <w:sz w:val="24"/>
          <w:szCs w:val="24"/>
        </w:rPr>
        <w:t>, where GPCR representations served as queries to a</w:t>
      </w:r>
      <w:r w:rsidR="002A6109">
        <w:rPr>
          <w:rFonts w:ascii="Times New Roman" w:eastAsiaTheme="minorEastAsia" w:hAnsi="Times New Roman" w:cs="Times New Roman"/>
          <w:sz w:val="24"/>
          <w:szCs w:val="24"/>
        </w:rPr>
        <w:t>ddress</w:t>
      </w:r>
      <w:r w:rsidRPr="00C2445C">
        <w:rPr>
          <w:rFonts w:ascii="Times New Roman" w:eastAsiaTheme="minorEastAsia" w:hAnsi="Times New Roman" w:cs="Times New Roman"/>
          <w:sz w:val="24"/>
          <w:szCs w:val="24"/>
        </w:rPr>
        <w:t xml:space="preserve"> ligand representations</w:t>
      </w:r>
      <w:r w:rsidR="002A6109">
        <w:rPr>
          <w:rFonts w:ascii="Times New Roman" w:eastAsiaTheme="minorEastAsia" w:hAnsi="Times New Roman" w:cs="Times New Roman"/>
          <w:sz w:val="24"/>
          <w:szCs w:val="24"/>
        </w:rPr>
        <w:t>,</w:t>
      </w:r>
      <w:r w:rsidRPr="00C2445C">
        <w:rPr>
          <w:rFonts w:ascii="Times New Roman" w:eastAsiaTheme="minorEastAsia" w:hAnsi="Times New Roman" w:cs="Times New Roman"/>
          <w:sz w:val="24"/>
          <w:szCs w:val="24"/>
        </w:rPr>
        <w:t xml:space="preserve"> and vice versa. We performed mean pooling on the cross-attention outputs, concatenated the pooled GPCR and ligand representations, and passed them through a feed-forward classifier with two hidden layers, ReLU activation, </w:t>
      </w:r>
      <w:r>
        <w:rPr>
          <w:rFonts w:ascii="Times New Roman" w:eastAsiaTheme="minorEastAsia" w:hAnsi="Times New Roman" w:cs="Times New Roman"/>
          <w:sz w:val="24"/>
          <w:szCs w:val="24"/>
        </w:rPr>
        <w:t>1</w:t>
      </w:r>
      <w:r w:rsidRPr="00C2445C">
        <w:rPr>
          <w:rFonts w:ascii="Times New Roman" w:eastAsiaTheme="minorEastAsia" w:hAnsi="Times New Roman" w:cs="Times New Roman"/>
          <w:sz w:val="24"/>
          <w:szCs w:val="24"/>
        </w:rPr>
        <w:t xml:space="preserve">0% dropout, and a sigmoid output layer. We trained this model for 10 epochs </w:t>
      </w:r>
      <w:r w:rsidRPr="00C2445C">
        <w:rPr>
          <w:rFonts w:ascii="Times New Roman" w:eastAsiaTheme="minorEastAsia" w:hAnsi="Times New Roman" w:cs="Times New Roman"/>
          <w:sz w:val="24"/>
          <w:szCs w:val="24"/>
        </w:rPr>
        <w:lastRenderedPageBreak/>
        <w:t>(reduced due to computational cost) using binary cross-entropy loss</w:t>
      </w:r>
      <w:r>
        <w:rPr>
          <w:rFonts w:ascii="Times New Roman" w:eastAsiaTheme="minorEastAsia" w:hAnsi="Times New Roman" w:cs="Times New Roman"/>
          <w:sz w:val="24"/>
          <w:szCs w:val="24"/>
        </w:rPr>
        <w:t xml:space="preserve"> </w:t>
      </w:r>
      <w:r w:rsidR="00794B01">
        <w:rPr>
          <w:rFonts w:ascii="Times New Roman" w:eastAsiaTheme="minorEastAsia" w:hAnsi="Times New Roman" w:cs="Times New Roman"/>
          <w:sz w:val="24"/>
          <w:szCs w:val="24"/>
        </w:rPr>
        <w:t>and</w:t>
      </w:r>
      <w:r>
        <w:rPr>
          <w:rFonts w:ascii="Times New Roman" w:eastAsiaTheme="minorEastAsia" w:hAnsi="Times New Roman" w:cs="Times New Roman"/>
          <w:sz w:val="24"/>
          <w:szCs w:val="24"/>
        </w:rPr>
        <w:t xml:space="preserve"> </w:t>
      </w:r>
      <w:r w:rsidRPr="00C2445C">
        <w:rPr>
          <w:rFonts w:ascii="Times New Roman" w:eastAsiaTheme="minorEastAsia" w:hAnsi="Times New Roman" w:cs="Times New Roman"/>
          <w:sz w:val="24"/>
          <w:szCs w:val="24"/>
        </w:rPr>
        <w:t xml:space="preserve">AdamW optimizer with </w:t>
      </w:r>
      <w:r>
        <w:rPr>
          <w:rFonts w:ascii="Times New Roman" w:eastAsiaTheme="minorEastAsia" w:hAnsi="Times New Roman" w:cs="Times New Roman"/>
          <w:sz w:val="24"/>
          <w:szCs w:val="24"/>
        </w:rPr>
        <w:t xml:space="preserve">a </w:t>
      </w:r>
      <w:r w:rsidRPr="00C2445C">
        <w:rPr>
          <w:rFonts w:ascii="Times New Roman" w:eastAsiaTheme="minorEastAsia" w:hAnsi="Times New Roman" w:cs="Times New Roman"/>
          <w:sz w:val="24"/>
          <w:szCs w:val="24"/>
        </w:rPr>
        <w:t>learning rate of 10</w:t>
      </w:r>
      <w:r w:rsidRPr="00657DAA">
        <w:rPr>
          <w:rFonts w:ascii="Times New Roman" w:eastAsiaTheme="minorEastAsia" w:hAnsi="Times New Roman" w:cs="Times New Roman"/>
          <w:sz w:val="24"/>
          <w:szCs w:val="24"/>
          <w:vertAlign w:val="superscript"/>
        </w:rPr>
        <w:t>-</w:t>
      </w:r>
      <w:r w:rsidR="00794B01">
        <w:rPr>
          <w:rFonts w:ascii="Times New Roman" w:eastAsiaTheme="minorEastAsia" w:hAnsi="Times New Roman" w:cs="Times New Roman"/>
          <w:sz w:val="24"/>
          <w:szCs w:val="24"/>
          <w:vertAlign w:val="superscript"/>
        </w:rPr>
        <w:t>4</w:t>
      </w:r>
      <w:r>
        <w:rPr>
          <w:rFonts w:ascii="Times New Roman" w:eastAsiaTheme="minorEastAsia" w:hAnsi="Times New Roman" w:cs="Times New Roman"/>
          <w:sz w:val="24"/>
          <w:szCs w:val="24"/>
        </w:rPr>
        <w:t xml:space="preserve">, </w:t>
      </w:r>
      <w:r w:rsidRPr="00DA2AFF">
        <w:rPr>
          <w:rFonts w:ascii="Times New Roman" w:eastAsiaTheme="minorEastAsia" w:hAnsi="Times New Roman" w:cs="Times New Roman"/>
          <w:sz w:val="24"/>
          <w:szCs w:val="24"/>
        </w:rPr>
        <w:t>weight decay of 10</w:t>
      </w:r>
      <w:r w:rsidRPr="00657DAA">
        <w:rPr>
          <w:rFonts w:ascii="Times New Roman" w:eastAsiaTheme="minorEastAsia" w:hAnsi="Times New Roman" w:cs="Times New Roman"/>
          <w:sz w:val="24"/>
          <w:szCs w:val="24"/>
          <w:vertAlign w:val="superscript"/>
        </w:rPr>
        <w:t>-5</w:t>
      </w:r>
      <w:r>
        <w:rPr>
          <w:rFonts w:ascii="Times New Roman" w:eastAsiaTheme="minorEastAsia" w:hAnsi="Times New Roman" w:cs="Times New Roman"/>
          <w:sz w:val="24"/>
          <w:szCs w:val="24"/>
        </w:rPr>
        <w:t xml:space="preserve">, and </w:t>
      </w:r>
      <w:r w:rsidRPr="00C2445C">
        <w:rPr>
          <w:rFonts w:ascii="Times New Roman" w:eastAsiaTheme="minorEastAsia" w:hAnsi="Times New Roman" w:cs="Times New Roman"/>
          <w:sz w:val="24"/>
          <w:szCs w:val="24"/>
        </w:rPr>
        <w:t xml:space="preserve">batch size of </w:t>
      </w:r>
      <w:r>
        <w:rPr>
          <w:rFonts w:ascii="Times New Roman" w:eastAsiaTheme="minorEastAsia" w:hAnsi="Times New Roman" w:cs="Times New Roman"/>
          <w:sz w:val="24"/>
          <w:szCs w:val="24"/>
        </w:rPr>
        <w:t>8</w:t>
      </w:r>
      <w:r w:rsidRPr="00C2445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DA2AFF">
        <w:rPr>
          <w:rFonts w:ascii="Times New Roman" w:eastAsiaTheme="minorEastAsia" w:hAnsi="Times New Roman" w:cs="Times New Roman"/>
          <w:sz w:val="24"/>
          <w:szCs w:val="24"/>
        </w:rPr>
        <w:t xml:space="preserve">We employed a </w:t>
      </w:r>
      <w:proofErr w:type="spellStart"/>
      <w:r w:rsidRPr="00DA2AFF">
        <w:rPr>
          <w:rFonts w:ascii="Times New Roman" w:eastAsiaTheme="minorEastAsia" w:hAnsi="Times New Roman" w:cs="Times New Roman"/>
          <w:sz w:val="24"/>
          <w:szCs w:val="24"/>
        </w:rPr>
        <w:t>ReduceLROnPlateau</w:t>
      </w:r>
      <w:proofErr w:type="spellEnd"/>
      <w:r w:rsidRPr="00DA2AFF">
        <w:rPr>
          <w:rFonts w:ascii="Times New Roman" w:eastAsiaTheme="minorEastAsia" w:hAnsi="Times New Roman" w:cs="Times New Roman"/>
          <w:sz w:val="24"/>
          <w:szCs w:val="24"/>
        </w:rPr>
        <w:t xml:space="preserve"> scheduler that reduced the learning rate by a factor of 0.5 when validation </w:t>
      </w:r>
      <w:r w:rsidR="008953BE">
        <w:rPr>
          <w:rFonts w:ascii="Times New Roman" w:eastAsiaTheme="minorEastAsia" w:hAnsi="Times New Roman" w:cs="Times New Roman"/>
          <w:sz w:val="24"/>
          <w:szCs w:val="24"/>
        </w:rPr>
        <w:t>area under the receiver operating characteristic curve (</w:t>
      </w:r>
      <w:r w:rsidR="00822EB8">
        <w:rPr>
          <w:rFonts w:ascii="Times New Roman" w:eastAsiaTheme="minorEastAsia" w:hAnsi="Times New Roman" w:cs="Times New Roman"/>
          <w:sz w:val="24"/>
          <w:szCs w:val="24"/>
        </w:rPr>
        <w:t>AUROC</w:t>
      </w:r>
      <w:r w:rsidR="008953BE">
        <w:rPr>
          <w:rFonts w:ascii="Times New Roman" w:eastAsiaTheme="minorEastAsia" w:hAnsi="Times New Roman" w:cs="Times New Roman"/>
          <w:sz w:val="24"/>
          <w:szCs w:val="24"/>
        </w:rPr>
        <w:t>)</w:t>
      </w:r>
      <w:r w:rsidRPr="00DA2AFF">
        <w:rPr>
          <w:rFonts w:ascii="Times New Roman" w:eastAsiaTheme="minorEastAsia" w:hAnsi="Times New Roman" w:cs="Times New Roman"/>
          <w:sz w:val="24"/>
          <w:szCs w:val="24"/>
        </w:rPr>
        <w:t xml:space="preserve"> plateaued for </w:t>
      </w:r>
      <w:r w:rsidR="00794B01">
        <w:rPr>
          <w:rFonts w:ascii="Times New Roman" w:eastAsiaTheme="minorEastAsia" w:hAnsi="Times New Roman" w:cs="Times New Roman"/>
          <w:sz w:val="24"/>
          <w:szCs w:val="24"/>
        </w:rPr>
        <w:t>three</w:t>
      </w:r>
      <w:r w:rsidRPr="00DA2AFF">
        <w:rPr>
          <w:rFonts w:ascii="Times New Roman" w:eastAsiaTheme="minorEastAsia" w:hAnsi="Times New Roman" w:cs="Times New Roman"/>
          <w:sz w:val="24"/>
          <w:szCs w:val="24"/>
        </w:rPr>
        <w:t xml:space="preserve"> consecutive epochs. </w:t>
      </w:r>
    </w:p>
    <w:p w14:paraId="3026398D" w14:textId="47436808" w:rsidR="000608AC" w:rsidRDefault="000608AC" w:rsidP="000608AC">
      <w:pPr>
        <w:spacing w:line="480" w:lineRule="auto"/>
        <w:rPr>
          <w:rFonts w:ascii="Times New Roman" w:eastAsiaTheme="minorEastAsia" w:hAnsi="Times New Roman" w:cs="Times New Roman"/>
          <w:sz w:val="24"/>
          <w:szCs w:val="24"/>
        </w:rPr>
      </w:pPr>
      <w:r w:rsidRPr="004B424A">
        <w:rPr>
          <w:rFonts w:ascii="Times New Roman" w:eastAsiaTheme="minorEastAsia" w:hAnsi="Times New Roman" w:cs="Times New Roman"/>
          <w:sz w:val="24"/>
          <w:szCs w:val="24"/>
        </w:rPr>
        <w:t>We</w:t>
      </w:r>
      <w:r>
        <w:rPr>
          <w:rFonts w:ascii="Times New Roman" w:eastAsiaTheme="minorEastAsia" w:hAnsi="Times New Roman" w:cs="Times New Roman"/>
          <w:sz w:val="24"/>
          <w:szCs w:val="24"/>
        </w:rPr>
        <w:t xml:space="preserve"> also</w:t>
      </w:r>
      <w:r w:rsidRPr="004B424A">
        <w:rPr>
          <w:rFonts w:ascii="Times New Roman" w:eastAsiaTheme="minorEastAsia" w:hAnsi="Times New Roman" w:cs="Times New Roman"/>
          <w:sz w:val="24"/>
          <w:szCs w:val="24"/>
        </w:rPr>
        <w:t xml:space="preserve"> implemented an XGBoost classifier using the concatenated projected embeddings as features</w:t>
      </w:r>
      <w:r w:rsidR="000A25B0" w:rsidRPr="000A25B0">
        <w:t xml:space="preserve"> </w:t>
      </w:r>
      <w:r w:rsidR="000A25B0">
        <w:rPr>
          <w:rFonts w:ascii="Times New Roman" w:eastAsiaTheme="minorEastAsia" w:hAnsi="Times New Roman" w:cs="Times New Roman"/>
          <w:sz w:val="24"/>
          <w:szCs w:val="24"/>
        </w:rPr>
        <w:fldChar w:fldCharType="begin"/>
      </w:r>
      <w:r w:rsidR="003E4C45">
        <w:rPr>
          <w:rFonts w:ascii="Times New Roman" w:eastAsiaTheme="minorEastAsia" w:hAnsi="Times New Roman" w:cs="Times New Roman"/>
          <w:sz w:val="24"/>
          <w:szCs w:val="24"/>
        </w:rPr>
        <w:instrText xml:space="preserve"> ADDIN EN.CITE &lt;EndNote&gt;&lt;Cite&gt;&lt;Author&gt;Chen&lt;/Author&gt;&lt;Year&gt;2016&lt;/Year&gt;&lt;RecNum&gt;89&lt;/RecNum&gt;&lt;DisplayText&gt;[56]&lt;/DisplayText&gt;&lt;record&gt;&lt;rec-number&gt;89&lt;/rec-number&gt;&lt;foreign-keys&gt;&lt;key app="EN" db-id="ep0x5v0fowptwwex2tipt52d2wezffs920w9" timestamp="1757093110" guid="86944a55-65a7-48d3-97b7-27de0231a3b1"&gt;89&lt;/key&gt;&lt;/foreign-keys&gt;&lt;ref-type name="Conference Proceedings"&gt;10&lt;/ref-type&gt;&lt;contributors&gt;&lt;authors&gt;&lt;author&gt;Chen, Tianqi&lt;/author&gt;&lt;author&gt;Guestrin, Carlos&lt;/author&gt;&lt;/authors&gt;&lt;/contributors&gt;&lt;titles&gt;&lt;title&gt;XGBoost: A scalable tree boosting system&lt;/title&gt;&lt;secondary-title&gt;KDD &amp;apos;16: Proceedings of the 22nd ACM SIGKDD International Conference on Knowledge Discovery and Data Mining&lt;/secondary-title&gt;&lt;/titles&gt;&lt;pages&gt;785-794&lt;/pages&gt;&lt;dates&gt;&lt;year&gt;2016&lt;/year&gt;&lt;/dates&gt;&lt;urls&gt;&lt;/urls&gt;&lt;electronic-resource-num&gt;10.1145/2939672.2939785&lt;/electronic-resource-num&gt;&lt;/record&gt;&lt;/Cite&gt;&lt;/EndNote&gt;</w:instrText>
      </w:r>
      <w:r w:rsidR="000A25B0">
        <w:rPr>
          <w:rFonts w:ascii="Times New Roman" w:eastAsiaTheme="minorEastAsia" w:hAnsi="Times New Roman" w:cs="Times New Roman"/>
          <w:sz w:val="24"/>
          <w:szCs w:val="24"/>
        </w:rPr>
        <w:fldChar w:fldCharType="separate"/>
      </w:r>
      <w:r w:rsidR="003E4C45">
        <w:rPr>
          <w:rFonts w:ascii="Times New Roman" w:eastAsiaTheme="minorEastAsia" w:hAnsi="Times New Roman" w:cs="Times New Roman"/>
          <w:noProof/>
          <w:sz w:val="24"/>
          <w:szCs w:val="24"/>
        </w:rPr>
        <w:t>[56]</w:t>
      </w:r>
      <w:r w:rsidR="000A25B0">
        <w:rPr>
          <w:rFonts w:ascii="Times New Roman" w:eastAsiaTheme="minorEastAsia" w:hAnsi="Times New Roman" w:cs="Times New Roman"/>
          <w:sz w:val="24"/>
          <w:szCs w:val="24"/>
        </w:rPr>
        <w:fldChar w:fldCharType="end"/>
      </w:r>
      <w:r w:rsidRPr="004B424A">
        <w:rPr>
          <w:rFonts w:ascii="Times New Roman" w:eastAsiaTheme="minorEastAsia" w:hAnsi="Times New Roman" w:cs="Times New Roman"/>
          <w:sz w:val="24"/>
          <w:szCs w:val="24"/>
        </w:rPr>
        <w:t xml:space="preserve">. We applied the same projection layers as in the CosSim model, concatenated them, and used these features to train an XGBoost classifier </w:t>
      </w:r>
      <w:r w:rsidRPr="00A12533">
        <w:rPr>
          <w:rFonts w:ascii="Times New Roman" w:eastAsiaTheme="minorEastAsia" w:hAnsi="Times New Roman" w:cs="Times New Roman"/>
          <w:sz w:val="24"/>
          <w:szCs w:val="24"/>
        </w:rPr>
        <w:t>with default hyperparameters (</w:t>
      </w:r>
      <w:proofErr w:type="spellStart"/>
      <w:r w:rsidRPr="00A12533">
        <w:rPr>
          <w:rFonts w:ascii="Times New Roman" w:eastAsiaTheme="minorEastAsia" w:hAnsi="Times New Roman" w:cs="Times New Roman"/>
          <w:sz w:val="24"/>
          <w:szCs w:val="24"/>
        </w:rPr>
        <w:t>max_depth</w:t>
      </w:r>
      <w:proofErr w:type="spellEnd"/>
      <w:r w:rsidRPr="00A12533">
        <w:rPr>
          <w:rFonts w:ascii="Times New Roman" w:eastAsiaTheme="minorEastAsia" w:hAnsi="Times New Roman" w:cs="Times New Roman"/>
          <w:sz w:val="24"/>
          <w:szCs w:val="24"/>
        </w:rPr>
        <w:t xml:space="preserve">=6, </w:t>
      </w:r>
      <w:proofErr w:type="spellStart"/>
      <w:r w:rsidRPr="00A12533">
        <w:rPr>
          <w:rFonts w:ascii="Times New Roman" w:eastAsiaTheme="minorEastAsia" w:hAnsi="Times New Roman" w:cs="Times New Roman"/>
          <w:sz w:val="24"/>
          <w:szCs w:val="24"/>
        </w:rPr>
        <w:t>learning_rate</w:t>
      </w:r>
      <w:proofErr w:type="spellEnd"/>
      <w:r w:rsidRPr="00A12533">
        <w:rPr>
          <w:rFonts w:ascii="Times New Roman" w:eastAsiaTheme="minorEastAsia" w:hAnsi="Times New Roman" w:cs="Times New Roman"/>
          <w:sz w:val="24"/>
          <w:szCs w:val="24"/>
        </w:rPr>
        <w:t xml:space="preserve">=0.3, </w:t>
      </w:r>
      <w:proofErr w:type="spellStart"/>
      <w:r w:rsidRPr="00A12533">
        <w:rPr>
          <w:rFonts w:ascii="Times New Roman" w:eastAsiaTheme="minorEastAsia" w:hAnsi="Times New Roman" w:cs="Times New Roman"/>
          <w:sz w:val="24"/>
          <w:szCs w:val="24"/>
        </w:rPr>
        <w:t>n_estimators</w:t>
      </w:r>
      <w:proofErr w:type="spellEnd"/>
      <w:r w:rsidRPr="00A12533">
        <w:rPr>
          <w:rFonts w:ascii="Times New Roman" w:eastAsiaTheme="minorEastAsia" w:hAnsi="Times New Roman" w:cs="Times New Roman"/>
          <w:sz w:val="24"/>
          <w:szCs w:val="24"/>
        </w:rPr>
        <w:t>=100) and log loss as the evaluation metric.</w:t>
      </w:r>
    </w:p>
    <w:p w14:paraId="457AA007" w14:textId="3B0BF243" w:rsidR="000608AC" w:rsidRDefault="000608AC" w:rsidP="00EA3BF3">
      <w:pPr>
        <w:spacing w:after="360" w:line="480" w:lineRule="auto"/>
        <w:rPr>
          <w:rFonts w:ascii="Times New Roman" w:eastAsiaTheme="minorEastAsia" w:hAnsi="Times New Roman" w:cs="Times New Roman"/>
          <w:sz w:val="24"/>
          <w:szCs w:val="24"/>
        </w:rPr>
      </w:pPr>
      <w:r w:rsidRPr="000415B6">
        <w:rPr>
          <w:rFonts w:ascii="Times New Roman" w:eastAsiaTheme="minorEastAsia" w:hAnsi="Times New Roman" w:cs="Times New Roman"/>
          <w:sz w:val="24"/>
          <w:szCs w:val="24"/>
        </w:rPr>
        <w:t xml:space="preserve">We trained models for the full number of epochs without early stopping but saved checkpoints after each epoch based on validation </w:t>
      </w:r>
      <w:r w:rsidR="00822EB8">
        <w:rPr>
          <w:rFonts w:ascii="Times New Roman" w:eastAsiaTheme="minorEastAsia" w:hAnsi="Times New Roman" w:cs="Times New Roman"/>
          <w:sz w:val="24"/>
          <w:szCs w:val="24"/>
        </w:rPr>
        <w:t>AUROC</w:t>
      </w:r>
      <w:r w:rsidRPr="000415B6">
        <w:rPr>
          <w:rFonts w:ascii="Times New Roman" w:eastAsiaTheme="minorEastAsia" w:hAnsi="Times New Roman" w:cs="Times New Roman"/>
          <w:sz w:val="24"/>
          <w:szCs w:val="24"/>
        </w:rPr>
        <w:t>, retaining only the best performing checkpoint.</w:t>
      </w:r>
    </w:p>
    <w:p w14:paraId="743814D5" w14:textId="3D64158D" w:rsidR="000608AC" w:rsidRPr="0060155B" w:rsidRDefault="000608AC" w:rsidP="000608AC">
      <w:pPr>
        <w:spacing w:line="480" w:lineRule="auto"/>
        <w:rPr>
          <w:rFonts w:ascii="Times New Roman" w:eastAsiaTheme="minorEastAsia" w:hAnsi="Times New Roman" w:cs="Times New Roman"/>
          <w:b/>
          <w:bCs/>
          <w:sz w:val="24"/>
          <w:szCs w:val="24"/>
        </w:rPr>
      </w:pPr>
      <w:r w:rsidRPr="0060155B">
        <w:rPr>
          <w:rFonts w:ascii="Times New Roman" w:eastAsiaTheme="minorEastAsia" w:hAnsi="Times New Roman" w:cs="Times New Roman"/>
          <w:b/>
          <w:bCs/>
          <w:sz w:val="24"/>
          <w:szCs w:val="24"/>
        </w:rPr>
        <w:t xml:space="preserve">Model </w:t>
      </w:r>
      <w:r w:rsidR="008A0439" w:rsidRPr="0060155B">
        <w:rPr>
          <w:rFonts w:ascii="Times New Roman" w:eastAsiaTheme="minorEastAsia" w:hAnsi="Times New Roman" w:cs="Times New Roman"/>
          <w:b/>
          <w:bCs/>
          <w:sz w:val="24"/>
          <w:szCs w:val="24"/>
        </w:rPr>
        <w:t>e</w:t>
      </w:r>
      <w:r w:rsidRPr="0060155B">
        <w:rPr>
          <w:rFonts w:ascii="Times New Roman" w:eastAsiaTheme="minorEastAsia" w:hAnsi="Times New Roman" w:cs="Times New Roman"/>
          <w:b/>
          <w:bCs/>
          <w:sz w:val="24"/>
          <w:szCs w:val="24"/>
        </w:rPr>
        <w:t>valuation</w:t>
      </w:r>
    </w:p>
    <w:p w14:paraId="26842086" w14:textId="237FAF3F" w:rsidR="000608AC" w:rsidRDefault="000608AC" w:rsidP="00FB43E5">
      <w:pPr>
        <w:spacing w:after="360" w:line="480" w:lineRule="auto"/>
        <w:rPr>
          <w:rFonts w:ascii="Times New Roman" w:eastAsiaTheme="minorEastAsia" w:hAnsi="Times New Roman" w:cs="Times New Roman"/>
          <w:sz w:val="24"/>
          <w:szCs w:val="24"/>
        </w:rPr>
      </w:pPr>
      <w:r w:rsidRPr="004B424A">
        <w:rPr>
          <w:rFonts w:ascii="Times New Roman" w:eastAsiaTheme="minorEastAsia" w:hAnsi="Times New Roman" w:cs="Times New Roman"/>
          <w:sz w:val="24"/>
          <w:szCs w:val="24"/>
        </w:rPr>
        <w:t xml:space="preserve">We evaluated all </w:t>
      </w:r>
      <w:r w:rsidR="00C21433">
        <w:rPr>
          <w:rFonts w:ascii="Times New Roman" w:eastAsiaTheme="minorEastAsia" w:hAnsi="Times New Roman" w:cs="Times New Roman"/>
          <w:sz w:val="24"/>
          <w:szCs w:val="24"/>
        </w:rPr>
        <w:t xml:space="preserve">the </w:t>
      </w:r>
      <w:r w:rsidRPr="004B424A">
        <w:rPr>
          <w:rFonts w:ascii="Times New Roman" w:eastAsiaTheme="minorEastAsia" w:hAnsi="Times New Roman" w:cs="Times New Roman"/>
          <w:sz w:val="24"/>
          <w:szCs w:val="24"/>
        </w:rPr>
        <w:t xml:space="preserve">models on the validation set and two test sets: an unseen ligands test set created via Butina clustering to ensure structural dissimilarity from training compounds and an unseen proteins test set containing </w:t>
      </w:r>
      <w:r w:rsidR="00C21433">
        <w:rPr>
          <w:rFonts w:ascii="Times New Roman" w:eastAsiaTheme="minorEastAsia" w:hAnsi="Times New Roman" w:cs="Times New Roman"/>
          <w:sz w:val="24"/>
          <w:szCs w:val="24"/>
        </w:rPr>
        <w:t>nine</w:t>
      </w:r>
      <w:r w:rsidRPr="004B424A">
        <w:rPr>
          <w:rFonts w:ascii="Times New Roman" w:eastAsiaTheme="minorEastAsia" w:hAnsi="Times New Roman" w:cs="Times New Roman"/>
          <w:sz w:val="24"/>
          <w:szCs w:val="24"/>
        </w:rPr>
        <w:t xml:space="preserve"> randomly selected GPCRs. We computed accuracy, sensitivity (recall), specificity, Matthews correlation coefficient (MCC), and </w:t>
      </w:r>
      <w:r w:rsidR="00822EB8">
        <w:rPr>
          <w:rFonts w:ascii="Times New Roman" w:eastAsiaTheme="minorEastAsia" w:hAnsi="Times New Roman" w:cs="Times New Roman"/>
          <w:sz w:val="24"/>
          <w:szCs w:val="24"/>
        </w:rPr>
        <w:t>AUROC</w:t>
      </w:r>
      <w:r w:rsidRPr="004B424A">
        <w:rPr>
          <w:rFonts w:ascii="Times New Roman" w:eastAsiaTheme="minorEastAsia" w:hAnsi="Times New Roman" w:cs="Times New Roman"/>
          <w:sz w:val="24"/>
          <w:szCs w:val="24"/>
        </w:rPr>
        <w:t xml:space="preserve"> for all </w:t>
      </w:r>
      <w:r w:rsidR="002A6109">
        <w:rPr>
          <w:rFonts w:ascii="Times New Roman" w:eastAsiaTheme="minorEastAsia" w:hAnsi="Times New Roman" w:cs="Times New Roman"/>
          <w:sz w:val="24"/>
          <w:szCs w:val="24"/>
        </w:rPr>
        <w:t xml:space="preserve">the </w:t>
      </w:r>
      <w:r w:rsidRPr="004B424A">
        <w:rPr>
          <w:rFonts w:ascii="Times New Roman" w:eastAsiaTheme="minorEastAsia" w:hAnsi="Times New Roman" w:cs="Times New Roman"/>
          <w:sz w:val="24"/>
          <w:szCs w:val="24"/>
        </w:rPr>
        <w:t>evaluations.</w:t>
      </w:r>
      <w:r>
        <w:rPr>
          <w:rFonts w:ascii="Times New Roman" w:eastAsiaTheme="minorEastAsia" w:hAnsi="Times New Roman" w:cs="Times New Roman"/>
          <w:sz w:val="24"/>
          <w:szCs w:val="24"/>
        </w:rPr>
        <w:t xml:space="preserve"> To check whether one method perform</w:t>
      </w:r>
      <w:r w:rsidR="00C21433">
        <w:rPr>
          <w:rFonts w:ascii="Times New Roman" w:eastAsiaTheme="minorEastAsia" w:hAnsi="Times New Roman" w:cs="Times New Roman"/>
          <w:sz w:val="24"/>
          <w:szCs w:val="24"/>
        </w:rPr>
        <w:t>ed</w:t>
      </w:r>
      <w:r>
        <w:rPr>
          <w:rFonts w:ascii="Times New Roman" w:eastAsiaTheme="minorEastAsia" w:hAnsi="Times New Roman" w:cs="Times New Roman"/>
          <w:sz w:val="24"/>
          <w:szCs w:val="24"/>
        </w:rPr>
        <w:t xml:space="preserve"> significantly better than another, we calculated </w:t>
      </w:r>
      <w:r w:rsidRPr="0060155B">
        <w:rPr>
          <w:rFonts w:ascii="Times New Roman" w:eastAsiaTheme="minorEastAsia" w:hAnsi="Times New Roman" w:cs="Times New Roman"/>
          <w:i/>
          <w:iCs/>
          <w:sz w:val="24"/>
          <w:szCs w:val="24"/>
        </w:rPr>
        <w:t>p</w:t>
      </w:r>
      <w:r>
        <w:rPr>
          <w:rFonts w:ascii="Times New Roman" w:eastAsiaTheme="minorEastAsia" w:hAnsi="Times New Roman" w:cs="Times New Roman"/>
          <w:sz w:val="24"/>
          <w:szCs w:val="24"/>
        </w:rPr>
        <w:t>-values between methods</w:t>
      </w:r>
      <w:r w:rsidRPr="009C3CE4">
        <w:rPr>
          <w:rFonts w:ascii="Times New Roman" w:eastAsiaTheme="minorEastAsia" w:hAnsi="Times New Roman" w:cs="Times New Roman"/>
          <w:sz w:val="24"/>
          <w:szCs w:val="24"/>
        </w:rPr>
        <w:t xml:space="preserve"> using </w:t>
      </w:r>
      <w:r w:rsidR="00C21433">
        <w:rPr>
          <w:rFonts w:ascii="Times New Roman" w:eastAsiaTheme="minorEastAsia" w:hAnsi="Times New Roman" w:cs="Times New Roman"/>
          <w:sz w:val="24"/>
          <w:szCs w:val="24"/>
        </w:rPr>
        <w:t xml:space="preserve">the </w:t>
      </w:r>
      <w:r w:rsidR="00540AAE">
        <w:rPr>
          <w:rFonts w:ascii="Times New Roman" w:eastAsiaTheme="minorEastAsia" w:hAnsi="Times New Roman" w:cs="Times New Roman"/>
          <w:sz w:val="24"/>
          <w:szCs w:val="24"/>
        </w:rPr>
        <w:t xml:space="preserve">pairwise </w:t>
      </w:r>
      <w:r w:rsidRPr="009C3CE4">
        <w:rPr>
          <w:rFonts w:ascii="Times New Roman" w:eastAsiaTheme="minorEastAsia" w:hAnsi="Times New Roman" w:cs="Times New Roman"/>
          <w:sz w:val="24"/>
          <w:szCs w:val="24"/>
        </w:rPr>
        <w:t xml:space="preserve">Conover-Friedman </w:t>
      </w:r>
      <w:r w:rsidR="00D474B2">
        <w:rPr>
          <w:rFonts w:ascii="Times New Roman" w:hAnsi="Times New Roman" w:cs="Times New Roman"/>
          <w:sz w:val="24"/>
          <w:szCs w:val="24"/>
        </w:rPr>
        <w:t xml:space="preserve">post-hoc </w:t>
      </w:r>
      <w:r w:rsidRPr="009C3CE4">
        <w:rPr>
          <w:rFonts w:ascii="Times New Roman" w:eastAsiaTheme="minorEastAsia" w:hAnsi="Times New Roman" w:cs="Times New Roman"/>
          <w:sz w:val="24"/>
          <w:szCs w:val="24"/>
        </w:rPr>
        <w:t>test</w:t>
      </w:r>
      <w:r w:rsidR="00D474B2">
        <w:rPr>
          <w:rFonts w:ascii="Times New Roman" w:eastAsiaTheme="minorEastAsia" w:hAnsi="Times New Roman" w:cs="Times New Roman"/>
          <w:sz w:val="24"/>
          <w:szCs w:val="24"/>
        </w:rPr>
        <w:t xml:space="preserve"> using </w:t>
      </w:r>
      <w:r w:rsidR="00D474B2" w:rsidRPr="00D474B2">
        <w:rPr>
          <w:rFonts w:ascii="Times New Roman" w:eastAsiaTheme="minorEastAsia" w:hAnsi="Times New Roman" w:cs="Times New Roman"/>
          <w:sz w:val="24"/>
          <w:szCs w:val="24"/>
        </w:rPr>
        <w:t>scikit-</w:t>
      </w:r>
      <w:proofErr w:type="spellStart"/>
      <w:r w:rsidR="00D474B2" w:rsidRPr="00D474B2">
        <w:rPr>
          <w:rFonts w:ascii="Times New Roman" w:eastAsiaTheme="minorEastAsia" w:hAnsi="Times New Roman" w:cs="Times New Roman"/>
          <w:sz w:val="24"/>
          <w:szCs w:val="24"/>
        </w:rPr>
        <w:t>posthocs</w:t>
      </w:r>
      <w:proofErr w:type="spellEnd"/>
      <w:r w:rsidR="00D474B2" w:rsidRPr="00D474B2">
        <w:rPr>
          <w:rFonts w:ascii="Times New Roman" w:eastAsiaTheme="minorEastAsia" w:hAnsi="Times New Roman" w:cs="Times New Roman"/>
          <w:sz w:val="24"/>
          <w:szCs w:val="24"/>
        </w:rPr>
        <w:t xml:space="preserve"> package</w:t>
      </w:r>
      <w:r w:rsidR="00AD5E6E">
        <w:rPr>
          <w:rFonts w:ascii="Times New Roman" w:eastAsiaTheme="minorEastAsia" w:hAnsi="Times New Roman" w:cs="Times New Roman"/>
          <w:sz w:val="24"/>
          <w:szCs w:val="24"/>
        </w:rPr>
        <w:t xml:space="preserve"> (referred to as Conover-Friedman test henceforth)</w:t>
      </w:r>
      <w:r>
        <w:rPr>
          <w:rFonts w:ascii="Times New Roman" w:eastAsiaTheme="minorEastAsia" w:hAnsi="Times New Roman" w:cs="Times New Roman"/>
          <w:sz w:val="24"/>
          <w:szCs w:val="24"/>
        </w:rPr>
        <w:t>.</w:t>
      </w:r>
    </w:p>
    <w:p w14:paraId="7EA68594" w14:textId="5A892553" w:rsidR="000608AC" w:rsidRPr="0060155B" w:rsidRDefault="00DB76D4" w:rsidP="000608AC">
      <w:pPr>
        <w:spacing w:line="480" w:lineRule="auto"/>
        <w:rPr>
          <w:rFonts w:ascii="Times New Roman" w:eastAsiaTheme="minorEastAsia" w:hAnsi="Times New Roman" w:cs="Times New Roman"/>
          <w:b/>
          <w:bCs/>
          <w:sz w:val="24"/>
          <w:szCs w:val="24"/>
        </w:rPr>
      </w:pPr>
      <w:r w:rsidRPr="0060155B">
        <w:rPr>
          <w:rFonts w:ascii="Times New Roman" w:eastAsiaTheme="minorEastAsia" w:hAnsi="Times New Roman" w:cs="Times New Roman"/>
          <w:b/>
          <w:bCs/>
          <w:sz w:val="24"/>
          <w:szCs w:val="24"/>
        </w:rPr>
        <w:t>P</w:t>
      </w:r>
      <w:r w:rsidR="000608AC" w:rsidRPr="0060155B">
        <w:rPr>
          <w:rFonts w:ascii="Times New Roman" w:eastAsiaTheme="minorEastAsia" w:hAnsi="Times New Roman" w:cs="Times New Roman"/>
          <w:b/>
          <w:bCs/>
          <w:sz w:val="24"/>
          <w:szCs w:val="24"/>
        </w:rPr>
        <w:t xml:space="preserve">hylogenetic </w:t>
      </w:r>
      <w:r w:rsidR="008A0439" w:rsidRPr="0060155B">
        <w:rPr>
          <w:rFonts w:ascii="Times New Roman" w:eastAsiaTheme="minorEastAsia" w:hAnsi="Times New Roman" w:cs="Times New Roman"/>
          <w:b/>
          <w:bCs/>
          <w:sz w:val="24"/>
          <w:szCs w:val="24"/>
        </w:rPr>
        <w:t>t</w:t>
      </w:r>
      <w:r w:rsidR="000608AC" w:rsidRPr="0060155B">
        <w:rPr>
          <w:rFonts w:ascii="Times New Roman" w:eastAsiaTheme="minorEastAsia" w:hAnsi="Times New Roman" w:cs="Times New Roman"/>
          <w:b/>
          <w:bCs/>
          <w:sz w:val="24"/>
          <w:szCs w:val="24"/>
        </w:rPr>
        <w:t>ree</w:t>
      </w:r>
    </w:p>
    <w:p w14:paraId="555F6C89" w14:textId="4FA90D82" w:rsidR="000608AC" w:rsidRDefault="000608AC" w:rsidP="00EA3BF3">
      <w:pPr>
        <w:spacing w:after="36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We used </w:t>
      </w:r>
      <w:r w:rsidR="006875D7">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 xml:space="preserve">data mapper tool from </w:t>
      </w:r>
      <w:proofErr w:type="spellStart"/>
      <w:r>
        <w:rPr>
          <w:rFonts w:ascii="Times New Roman" w:eastAsiaTheme="minorEastAsia" w:hAnsi="Times New Roman" w:cs="Times New Roman"/>
          <w:sz w:val="24"/>
          <w:szCs w:val="24"/>
        </w:rPr>
        <w:t>GPCRdb</w:t>
      </w:r>
      <w:proofErr w:type="spellEnd"/>
      <w:r>
        <w:rPr>
          <w:rFonts w:ascii="Times New Roman" w:eastAsiaTheme="minorEastAsia" w:hAnsi="Times New Roman" w:cs="Times New Roman"/>
          <w:sz w:val="24"/>
          <w:szCs w:val="24"/>
        </w:rPr>
        <w:t xml:space="preserve"> to c</w:t>
      </w:r>
      <w:r w:rsidR="002A6109">
        <w:rPr>
          <w:rFonts w:ascii="Times New Roman" w:eastAsiaTheme="minorEastAsia" w:hAnsi="Times New Roman" w:cs="Times New Roman"/>
          <w:sz w:val="24"/>
          <w:szCs w:val="24"/>
        </w:rPr>
        <w:t>reate</w:t>
      </w:r>
      <w:r>
        <w:rPr>
          <w:rFonts w:ascii="Times New Roman" w:eastAsiaTheme="minorEastAsia" w:hAnsi="Times New Roman" w:cs="Times New Roman"/>
          <w:sz w:val="24"/>
          <w:szCs w:val="24"/>
        </w:rPr>
        <w:t xml:space="preserve"> </w:t>
      </w:r>
      <w:r w:rsidR="002A6109">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 xml:space="preserve"> phylogenetic tree for all the GPCRs in our dataset</w:t>
      </w:r>
      <w:r w:rsidR="000A25B0" w:rsidRPr="000A25B0">
        <w:t xml:space="preserve"> </w:t>
      </w:r>
      <w:r w:rsidR="000A25B0">
        <w:rPr>
          <w:rFonts w:ascii="Times New Roman" w:eastAsiaTheme="minorEastAsia" w:hAnsi="Times New Roman" w:cs="Times New Roman"/>
          <w:sz w:val="24"/>
          <w:szCs w:val="24"/>
        </w:rPr>
        <w:fldChar w:fldCharType="begin">
          <w:fldData xml:space="preserve">PEVuZE5vdGU+PENpdGU+PEF1dGhvcj5IZXJyZXJhPC9BdXRob3I+PFllYXI+MjAyNTwvWWVhcj48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</w:fldData>
        </w:fldChar>
      </w:r>
      <w:r w:rsidR="003E4C45">
        <w:rPr>
          <w:rFonts w:ascii="Times New Roman" w:eastAsiaTheme="minorEastAsia" w:hAnsi="Times New Roman" w:cs="Times New Roman"/>
          <w:sz w:val="24"/>
          <w:szCs w:val="24"/>
        </w:rPr>
        <w:instrText xml:space="preserve"> ADDIN EN.CITE </w:instrText>
      </w:r>
      <w:r w:rsidR="003E4C45">
        <w:rPr>
          <w:rFonts w:ascii="Times New Roman" w:eastAsiaTheme="minorEastAsia" w:hAnsi="Times New Roman" w:cs="Times New Roman"/>
          <w:sz w:val="24"/>
          <w:szCs w:val="24"/>
        </w:rPr>
        <w:fldChar w:fldCharType="begin">
          <w:fldData xml:space="preserve">PEVuZE5vdGU+PENpdGU+PEF1dGhvcj5IZXJyZXJhPC9BdXRob3I+PFllYXI+MjAyNTwvWWVhcj48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</w:fldData>
        </w:fldChar>
      </w:r>
      <w:r w:rsidR="003E4C45">
        <w:rPr>
          <w:rFonts w:ascii="Times New Roman" w:eastAsiaTheme="minorEastAsia" w:hAnsi="Times New Roman" w:cs="Times New Roman"/>
          <w:sz w:val="24"/>
          <w:szCs w:val="24"/>
        </w:rPr>
        <w:instrText xml:space="preserve"> ADDIN EN.CITE.DATA </w:instrText>
      </w:r>
      <w:r w:rsidR="003E4C45">
        <w:rPr>
          <w:rFonts w:ascii="Times New Roman" w:eastAsiaTheme="minorEastAsia" w:hAnsi="Times New Roman" w:cs="Times New Roman"/>
          <w:sz w:val="24"/>
          <w:szCs w:val="24"/>
        </w:rPr>
      </w:r>
      <w:r w:rsidR="003E4C45">
        <w:rPr>
          <w:rFonts w:ascii="Times New Roman" w:eastAsiaTheme="minorEastAsia" w:hAnsi="Times New Roman" w:cs="Times New Roman"/>
          <w:sz w:val="24"/>
          <w:szCs w:val="24"/>
        </w:rPr>
        <w:fldChar w:fldCharType="end"/>
      </w:r>
      <w:r w:rsidR="000A25B0">
        <w:rPr>
          <w:rFonts w:ascii="Times New Roman" w:eastAsiaTheme="minorEastAsia" w:hAnsi="Times New Roman" w:cs="Times New Roman"/>
          <w:sz w:val="24"/>
          <w:szCs w:val="24"/>
        </w:rPr>
      </w:r>
      <w:r w:rsidR="000A25B0">
        <w:rPr>
          <w:rFonts w:ascii="Times New Roman" w:eastAsiaTheme="minorEastAsia" w:hAnsi="Times New Roman" w:cs="Times New Roman"/>
          <w:sz w:val="24"/>
          <w:szCs w:val="24"/>
        </w:rPr>
        <w:fldChar w:fldCharType="separate"/>
      </w:r>
      <w:r w:rsidR="003E4C45">
        <w:rPr>
          <w:rFonts w:ascii="Times New Roman" w:eastAsiaTheme="minorEastAsia" w:hAnsi="Times New Roman" w:cs="Times New Roman"/>
          <w:noProof/>
          <w:sz w:val="24"/>
          <w:szCs w:val="24"/>
        </w:rPr>
        <w:t>[57]</w:t>
      </w:r>
      <w:r w:rsidR="000A25B0">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w:t>
      </w:r>
    </w:p>
    <w:p w14:paraId="5C7CEAAC" w14:textId="05478D22" w:rsidR="005E623B" w:rsidRPr="005E623B" w:rsidRDefault="008157DD" w:rsidP="0060155B">
      <w:pPr>
        <w:spacing w:line="480" w:lineRule="auto"/>
        <w:rPr>
          <w:rFonts w:ascii="Times New Roman" w:hAnsi="Times New Roman" w:cs="Times New Roman"/>
          <w:b/>
          <w:bCs/>
          <w:sz w:val="24"/>
          <w:szCs w:val="24"/>
        </w:rPr>
      </w:pPr>
      <w:r w:rsidRPr="005E623B">
        <w:rPr>
          <w:rFonts w:ascii="Times New Roman" w:hAnsi="Times New Roman" w:cs="Times New Roman"/>
          <w:b/>
          <w:bCs/>
          <w:sz w:val="24"/>
          <w:szCs w:val="24"/>
        </w:rPr>
        <w:t>Results</w:t>
      </w:r>
    </w:p>
    <w:p w14:paraId="03C33812" w14:textId="07C1DFB9" w:rsidR="000C7FB2" w:rsidRPr="0060155B" w:rsidRDefault="000C7FB2" w:rsidP="0060155B">
      <w:pPr>
        <w:spacing w:line="480" w:lineRule="auto"/>
        <w:rPr>
          <w:rFonts w:ascii="Times New Roman" w:hAnsi="Times New Roman" w:cs="Times New Roman"/>
          <w:b/>
          <w:bCs/>
          <w:sz w:val="24"/>
          <w:szCs w:val="24"/>
        </w:rPr>
      </w:pPr>
      <w:r w:rsidRPr="0060155B">
        <w:rPr>
          <w:rFonts w:ascii="Times New Roman" w:hAnsi="Times New Roman" w:cs="Times New Roman"/>
          <w:b/>
          <w:bCs/>
          <w:sz w:val="24"/>
          <w:szCs w:val="24"/>
        </w:rPr>
        <w:t>Data</w:t>
      </w:r>
      <w:r w:rsidR="000C7726" w:rsidRPr="0060155B">
        <w:rPr>
          <w:rFonts w:ascii="Times New Roman" w:hAnsi="Times New Roman" w:cs="Times New Roman"/>
          <w:b/>
          <w:bCs/>
          <w:sz w:val="24"/>
          <w:szCs w:val="24"/>
        </w:rPr>
        <w:t xml:space="preserve"> </w:t>
      </w:r>
      <w:r w:rsidR="008A0439" w:rsidRPr="0060155B">
        <w:rPr>
          <w:rFonts w:ascii="Times New Roman" w:hAnsi="Times New Roman" w:cs="Times New Roman"/>
          <w:b/>
          <w:bCs/>
          <w:sz w:val="24"/>
          <w:szCs w:val="24"/>
        </w:rPr>
        <w:t>exploration and model tr</w:t>
      </w:r>
      <w:r w:rsidRPr="0060155B">
        <w:rPr>
          <w:rFonts w:ascii="Times New Roman" w:hAnsi="Times New Roman" w:cs="Times New Roman"/>
          <w:b/>
          <w:bCs/>
          <w:sz w:val="24"/>
          <w:szCs w:val="24"/>
        </w:rPr>
        <w:t>aining</w:t>
      </w:r>
    </w:p>
    <w:p w14:paraId="69F1621F" w14:textId="2AA9BF24" w:rsidR="00FF07FF" w:rsidRDefault="000C7FB2" w:rsidP="00FA70ED">
      <w:pPr>
        <w:spacing w:line="480" w:lineRule="auto"/>
        <w:rPr>
          <w:rFonts w:ascii="Times New Roman" w:hAnsi="Times New Roman" w:cs="Times New Roman"/>
          <w:sz w:val="24"/>
          <w:szCs w:val="24"/>
        </w:rPr>
      </w:pPr>
      <w:r w:rsidRPr="005E623B">
        <w:rPr>
          <w:rFonts w:ascii="Times New Roman" w:hAnsi="Times New Roman" w:cs="Times New Roman"/>
          <w:sz w:val="24"/>
          <w:szCs w:val="24"/>
        </w:rPr>
        <w:t xml:space="preserve">Our final curated dataset </w:t>
      </w:r>
      <w:r w:rsidR="005E623B">
        <w:rPr>
          <w:rFonts w:ascii="Times New Roman" w:hAnsi="Times New Roman" w:cs="Times New Roman"/>
          <w:sz w:val="24"/>
          <w:szCs w:val="24"/>
        </w:rPr>
        <w:t>consisted of</w:t>
      </w:r>
      <w:r w:rsidRPr="005E623B">
        <w:rPr>
          <w:rFonts w:ascii="Times New Roman" w:hAnsi="Times New Roman" w:cs="Times New Roman"/>
          <w:sz w:val="24"/>
          <w:szCs w:val="24"/>
        </w:rPr>
        <w:t xml:space="preserve"> 152,831 GPCR-ligand pairs representing interactions between 119 </w:t>
      </w:r>
      <w:bookmarkStart w:id="77" w:name="_Hlk219989354"/>
      <w:ins w:id="78" w:author="Souvik Dey [Contractor Foreign National]" w:date="2026-01-22T14:17:00Z" w16du:dateUtc="2026-01-22T19:17:00Z">
        <w:r w:rsidR="008F3F23">
          <w:rPr>
            <w:rFonts w:ascii="Times New Roman" w:hAnsi="Times New Roman" w:cs="Times New Roman"/>
            <w:sz w:val="24"/>
            <w:szCs w:val="24"/>
          </w:rPr>
          <w:t xml:space="preserve">neurologically-relevant </w:t>
        </w:r>
      </w:ins>
      <w:r w:rsidRPr="005E623B">
        <w:rPr>
          <w:rFonts w:ascii="Times New Roman" w:hAnsi="Times New Roman" w:cs="Times New Roman"/>
          <w:sz w:val="24"/>
          <w:szCs w:val="24"/>
        </w:rPr>
        <w:t xml:space="preserve">GPCRs </w:t>
      </w:r>
      <w:bookmarkEnd w:id="77"/>
      <w:r w:rsidRPr="005E623B">
        <w:rPr>
          <w:rFonts w:ascii="Times New Roman" w:hAnsi="Times New Roman" w:cs="Times New Roman"/>
          <w:sz w:val="24"/>
          <w:szCs w:val="24"/>
        </w:rPr>
        <w:t>and 97,955 unique ligands, with 68,030 active (4</w:t>
      </w:r>
      <w:r w:rsidR="00FA785D">
        <w:rPr>
          <w:rFonts w:ascii="Times New Roman" w:hAnsi="Times New Roman" w:cs="Times New Roman"/>
          <w:sz w:val="24"/>
          <w:szCs w:val="24"/>
        </w:rPr>
        <w:t>5</w:t>
      </w:r>
      <w:r w:rsidRPr="005E623B">
        <w:rPr>
          <w:rFonts w:ascii="Times New Roman" w:hAnsi="Times New Roman" w:cs="Times New Roman"/>
          <w:sz w:val="24"/>
          <w:szCs w:val="24"/>
        </w:rPr>
        <w:t>%) and 84,801 inactive (55%) interactions.</w:t>
      </w:r>
      <w:r w:rsidR="005E623B">
        <w:rPr>
          <w:rFonts w:ascii="Times New Roman" w:hAnsi="Times New Roman" w:cs="Times New Roman"/>
          <w:sz w:val="24"/>
          <w:szCs w:val="24"/>
        </w:rPr>
        <w:t xml:space="preserve"> </w:t>
      </w:r>
      <w:r w:rsidR="00FA70ED" w:rsidRPr="00FA70ED">
        <w:rPr>
          <w:rFonts w:ascii="Times New Roman" w:hAnsi="Times New Roman" w:cs="Times New Roman"/>
          <w:sz w:val="24"/>
          <w:szCs w:val="24"/>
        </w:rPr>
        <w:t>The 119 GPCRs represented diverse families: Class A (rhodopsin</w:t>
      </w:r>
      <w:r w:rsidR="00C7266D">
        <w:rPr>
          <w:rFonts w:ascii="Times New Roman" w:hAnsi="Times New Roman" w:cs="Times New Roman"/>
          <w:sz w:val="24"/>
          <w:szCs w:val="24"/>
        </w:rPr>
        <w:t>-like</w:t>
      </w:r>
      <w:r w:rsidR="00FA70ED" w:rsidRPr="00FA70ED">
        <w:rPr>
          <w:rFonts w:ascii="Times New Roman" w:hAnsi="Times New Roman" w:cs="Times New Roman"/>
          <w:sz w:val="24"/>
          <w:szCs w:val="24"/>
        </w:rPr>
        <w:t xml:space="preserve">, </w:t>
      </w:r>
      <w:r w:rsidR="00FA70ED" w:rsidRPr="0060155B">
        <w:rPr>
          <w:rFonts w:ascii="Times New Roman" w:hAnsi="Times New Roman" w:cs="Times New Roman"/>
          <w:i/>
          <w:iCs/>
          <w:sz w:val="24"/>
          <w:szCs w:val="24"/>
        </w:rPr>
        <w:t>n</w:t>
      </w:r>
      <w:r w:rsidR="00FA70ED" w:rsidRPr="00FA70ED">
        <w:rPr>
          <w:rFonts w:ascii="Times New Roman" w:hAnsi="Times New Roman" w:cs="Times New Roman"/>
          <w:sz w:val="24"/>
          <w:szCs w:val="24"/>
        </w:rPr>
        <w:t>=</w:t>
      </w:r>
      <w:r w:rsidR="00FF07FF">
        <w:rPr>
          <w:rFonts w:ascii="Times New Roman" w:hAnsi="Times New Roman" w:cs="Times New Roman"/>
          <w:sz w:val="24"/>
          <w:szCs w:val="24"/>
        </w:rPr>
        <w:t>80</w:t>
      </w:r>
      <w:r w:rsidR="00FA70ED" w:rsidRPr="00FA70ED">
        <w:rPr>
          <w:rFonts w:ascii="Times New Roman" w:hAnsi="Times New Roman" w:cs="Times New Roman"/>
          <w:sz w:val="24"/>
          <w:szCs w:val="24"/>
        </w:rPr>
        <w:t>), Class B (secretin</w:t>
      </w:r>
      <w:r w:rsidR="00C7266D">
        <w:rPr>
          <w:rFonts w:ascii="Times New Roman" w:hAnsi="Times New Roman" w:cs="Times New Roman"/>
          <w:sz w:val="24"/>
          <w:szCs w:val="24"/>
        </w:rPr>
        <w:t>-like</w:t>
      </w:r>
      <w:r w:rsidR="00FA70ED" w:rsidRPr="00FA70ED">
        <w:rPr>
          <w:rFonts w:ascii="Times New Roman" w:hAnsi="Times New Roman" w:cs="Times New Roman"/>
          <w:sz w:val="24"/>
          <w:szCs w:val="24"/>
        </w:rPr>
        <w:t xml:space="preserve">, </w:t>
      </w:r>
      <w:r w:rsidR="00FA70ED" w:rsidRPr="0060155B">
        <w:rPr>
          <w:rFonts w:ascii="Times New Roman" w:hAnsi="Times New Roman" w:cs="Times New Roman"/>
          <w:i/>
          <w:iCs/>
          <w:sz w:val="24"/>
          <w:szCs w:val="24"/>
        </w:rPr>
        <w:t>n</w:t>
      </w:r>
      <w:r w:rsidR="00FA70ED" w:rsidRPr="00FA70ED">
        <w:rPr>
          <w:rFonts w:ascii="Times New Roman" w:hAnsi="Times New Roman" w:cs="Times New Roman"/>
          <w:sz w:val="24"/>
          <w:szCs w:val="24"/>
        </w:rPr>
        <w:t>=</w:t>
      </w:r>
      <w:r w:rsidR="00FF07FF">
        <w:rPr>
          <w:rFonts w:ascii="Times New Roman" w:hAnsi="Times New Roman" w:cs="Times New Roman"/>
          <w:sz w:val="24"/>
          <w:szCs w:val="24"/>
        </w:rPr>
        <w:t>3</w:t>
      </w:r>
      <w:r w:rsidR="00FA70ED" w:rsidRPr="00FA70ED">
        <w:rPr>
          <w:rFonts w:ascii="Times New Roman" w:hAnsi="Times New Roman" w:cs="Times New Roman"/>
          <w:sz w:val="24"/>
          <w:szCs w:val="24"/>
        </w:rPr>
        <w:t>), Class C (glutamate</w:t>
      </w:r>
      <w:r w:rsidR="00C7266D">
        <w:rPr>
          <w:rFonts w:ascii="Times New Roman" w:hAnsi="Times New Roman" w:cs="Times New Roman"/>
          <w:sz w:val="24"/>
          <w:szCs w:val="24"/>
        </w:rPr>
        <w:t>-like</w:t>
      </w:r>
      <w:r w:rsidR="00FA70ED" w:rsidRPr="00FA70ED">
        <w:rPr>
          <w:rFonts w:ascii="Times New Roman" w:hAnsi="Times New Roman" w:cs="Times New Roman"/>
          <w:sz w:val="24"/>
          <w:szCs w:val="24"/>
        </w:rPr>
        <w:t xml:space="preserve">, </w:t>
      </w:r>
      <w:r w:rsidR="00FA70ED" w:rsidRPr="0060155B">
        <w:rPr>
          <w:rFonts w:ascii="Times New Roman" w:hAnsi="Times New Roman" w:cs="Times New Roman"/>
          <w:i/>
          <w:iCs/>
          <w:sz w:val="24"/>
          <w:szCs w:val="24"/>
        </w:rPr>
        <w:t>n</w:t>
      </w:r>
      <w:r w:rsidR="00FA70ED" w:rsidRPr="00FA70ED">
        <w:rPr>
          <w:rFonts w:ascii="Times New Roman" w:hAnsi="Times New Roman" w:cs="Times New Roman"/>
          <w:sz w:val="24"/>
          <w:szCs w:val="24"/>
        </w:rPr>
        <w:t>=</w:t>
      </w:r>
      <w:r w:rsidR="00FF07FF">
        <w:rPr>
          <w:rFonts w:ascii="Times New Roman" w:hAnsi="Times New Roman" w:cs="Times New Roman"/>
          <w:sz w:val="24"/>
          <w:szCs w:val="24"/>
        </w:rPr>
        <w:t>7</w:t>
      </w:r>
      <w:r w:rsidR="00FA70ED" w:rsidRPr="00FA70ED">
        <w:rPr>
          <w:rFonts w:ascii="Times New Roman" w:hAnsi="Times New Roman" w:cs="Times New Roman"/>
          <w:sz w:val="24"/>
          <w:szCs w:val="24"/>
        </w:rPr>
        <w:t xml:space="preserve">), </w:t>
      </w:r>
      <w:r w:rsidR="00FF07FF">
        <w:rPr>
          <w:rFonts w:ascii="Times New Roman" w:hAnsi="Times New Roman" w:cs="Times New Roman"/>
          <w:sz w:val="24"/>
          <w:szCs w:val="24"/>
        </w:rPr>
        <w:t xml:space="preserve">Class F (frizzled, </w:t>
      </w:r>
      <w:r w:rsidR="00FF07FF" w:rsidRPr="0060155B">
        <w:rPr>
          <w:rFonts w:ascii="Times New Roman" w:hAnsi="Times New Roman" w:cs="Times New Roman"/>
          <w:i/>
          <w:iCs/>
          <w:sz w:val="24"/>
          <w:szCs w:val="24"/>
        </w:rPr>
        <w:t>n</w:t>
      </w:r>
      <w:r w:rsidR="00FF07FF">
        <w:rPr>
          <w:rFonts w:ascii="Times New Roman" w:hAnsi="Times New Roman" w:cs="Times New Roman"/>
          <w:sz w:val="24"/>
          <w:szCs w:val="24"/>
        </w:rPr>
        <w:t xml:space="preserve">=4), and Class T2 (taste, </w:t>
      </w:r>
      <w:r w:rsidR="00FF07FF" w:rsidRPr="0060155B">
        <w:rPr>
          <w:rFonts w:ascii="Times New Roman" w:hAnsi="Times New Roman" w:cs="Times New Roman"/>
          <w:i/>
          <w:iCs/>
          <w:sz w:val="24"/>
          <w:szCs w:val="24"/>
        </w:rPr>
        <w:t>n</w:t>
      </w:r>
      <w:r w:rsidR="00FF07FF">
        <w:rPr>
          <w:rFonts w:ascii="Times New Roman" w:hAnsi="Times New Roman" w:cs="Times New Roman"/>
          <w:sz w:val="24"/>
          <w:szCs w:val="24"/>
        </w:rPr>
        <w:t xml:space="preserve">=25). </w:t>
      </w:r>
      <w:r w:rsidR="00C7266D" w:rsidRPr="00C7266D">
        <w:rPr>
          <w:rFonts w:ascii="Times New Roman" w:hAnsi="Times New Roman" w:cs="Times New Roman"/>
          <w:sz w:val="24"/>
          <w:szCs w:val="24"/>
        </w:rPr>
        <w:t xml:space="preserve">The dataset exhibited sparse coverage, with the maximum number of associated ligands for a </w:t>
      </w:r>
      <w:r w:rsidR="0060155B" w:rsidRPr="00C7266D">
        <w:rPr>
          <w:rFonts w:ascii="Times New Roman" w:hAnsi="Times New Roman" w:cs="Times New Roman"/>
          <w:sz w:val="24"/>
          <w:szCs w:val="24"/>
        </w:rPr>
        <w:t>GPCR</w:t>
      </w:r>
      <w:r w:rsidR="0060155B">
        <w:rPr>
          <w:rFonts w:ascii="Times New Roman" w:hAnsi="Times New Roman" w:cs="Times New Roman"/>
          <w:sz w:val="24"/>
          <w:szCs w:val="24"/>
        </w:rPr>
        <w:t xml:space="preserve"> being</w:t>
      </w:r>
      <w:r w:rsidR="0060155B" w:rsidRPr="00C7266D">
        <w:rPr>
          <w:rFonts w:ascii="Times New Roman" w:hAnsi="Times New Roman" w:cs="Times New Roman"/>
          <w:sz w:val="24"/>
          <w:szCs w:val="24"/>
        </w:rPr>
        <w:t xml:space="preserve"> 8,594</w:t>
      </w:r>
      <w:r w:rsidR="00C7266D" w:rsidRPr="00C7266D">
        <w:rPr>
          <w:rFonts w:ascii="Times New Roman" w:hAnsi="Times New Roman" w:cs="Times New Roman"/>
          <w:sz w:val="24"/>
          <w:szCs w:val="24"/>
        </w:rPr>
        <w:t xml:space="preserve"> (median: 574), whereas the maximum number of associated GPCRs for a single ligand was 31.</w:t>
      </w:r>
    </w:p>
    <w:p w14:paraId="0CCB917C" w14:textId="7F62428E" w:rsidR="00CD74DA" w:rsidRDefault="00FA70ED" w:rsidP="00FA70ED">
      <w:pPr>
        <w:spacing w:line="480" w:lineRule="auto"/>
        <w:rPr>
          <w:rFonts w:ascii="Times New Roman" w:hAnsi="Times New Roman" w:cs="Times New Roman"/>
          <w:sz w:val="24"/>
          <w:szCs w:val="24"/>
        </w:rPr>
      </w:pPr>
      <w:r>
        <w:rPr>
          <w:rFonts w:ascii="Times New Roman" w:hAnsi="Times New Roman" w:cs="Times New Roman"/>
          <w:sz w:val="24"/>
          <w:szCs w:val="24"/>
        </w:rPr>
        <w:t>We split the dataset</w:t>
      </w:r>
      <w:r w:rsidR="000C7FB2" w:rsidRPr="005E623B">
        <w:rPr>
          <w:rFonts w:ascii="Times New Roman" w:hAnsi="Times New Roman" w:cs="Times New Roman"/>
          <w:sz w:val="24"/>
          <w:szCs w:val="24"/>
        </w:rPr>
        <w:t xml:space="preserve"> into training (</w:t>
      </w:r>
      <w:r w:rsidR="005E623B">
        <w:rPr>
          <w:rFonts w:ascii="Times New Roman" w:hAnsi="Times New Roman" w:cs="Times New Roman"/>
          <w:sz w:val="24"/>
          <w:szCs w:val="24"/>
        </w:rPr>
        <w:t>108,419</w:t>
      </w:r>
      <w:r w:rsidR="000C7FB2" w:rsidRPr="005E623B">
        <w:rPr>
          <w:rFonts w:ascii="Times New Roman" w:hAnsi="Times New Roman" w:cs="Times New Roman"/>
          <w:sz w:val="24"/>
          <w:szCs w:val="24"/>
        </w:rPr>
        <w:t xml:space="preserve"> pairs), validation (15,</w:t>
      </w:r>
      <w:r w:rsidR="005E623B">
        <w:rPr>
          <w:rFonts w:ascii="Times New Roman" w:hAnsi="Times New Roman" w:cs="Times New Roman"/>
          <w:sz w:val="24"/>
          <w:szCs w:val="24"/>
        </w:rPr>
        <w:t>489</w:t>
      </w:r>
      <w:r w:rsidR="000C7FB2" w:rsidRPr="005E623B">
        <w:rPr>
          <w:rFonts w:ascii="Times New Roman" w:hAnsi="Times New Roman" w:cs="Times New Roman"/>
          <w:sz w:val="24"/>
          <w:szCs w:val="24"/>
        </w:rPr>
        <w:t xml:space="preserve"> pairs), and test sets (</w:t>
      </w:r>
      <w:r w:rsidR="005E623B">
        <w:rPr>
          <w:rFonts w:ascii="Times New Roman" w:hAnsi="Times New Roman" w:cs="Times New Roman"/>
          <w:sz w:val="24"/>
          <w:szCs w:val="24"/>
        </w:rPr>
        <w:t>28,923</w:t>
      </w:r>
      <w:r w:rsidR="000C7FB2" w:rsidRPr="005E623B">
        <w:rPr>
          <w:rFonts w:ascii="Times New Roman" w:hAnsi="Times New Roman" w:cs="Times New Roman"/>
          <w:sz w:val="24"/>
          <w:szCs w:val="24"/>
        </w:rPr>
        <w:t xml:space="preserve"> pairs). The unseen proteins test set contained </w:t>
      </w:r>
      <w:r w:rsidR="005E623B">
        <w:rPr>
          <w:rFonts w:ascii="Times New Roman" w:hAnsi="Times New Roman" w:cs="Times New Roman"/>
          <w:sz w:val="24"/>
          <w:szCs w:val="24"/>
        </w:rPr>
        <w:t xml:space="preserve">14,419 </w:t>
      </w:r>
      <w:r w:rsidR="00CD74DA">
        <w:rPr>
          <w:rFonts w:ascii="Times New Roman" w:hAnsi="Times New Roman" w:cs="Times New Roman"/>
          <w:sz w:val="24"/>
          <w:szCs w:val="24"/>
        </w:rPr>
        <w:t xml:space="preserve">GPCR-ligand </w:t>
      </w:r>
      <w:r w:rsidR="000C7FB2" w:rsidRPr="005E623B">
        <w:rPr>
          <w:rFonts w:ascii="Times New Roman" w:hAnsi="Times New Roman" w:cs="Times New Roman"/>
          <w:sz w:val="24"/>
          <w:szCs w:val="24"/>
        </w:rPr>
        <w:t xml:space="preserve">pairs involving </w:t>
      </w:r>
      <w:r w:rsidR="006B1E65">
        <w:rPr>
          <w:rFonts w:ascii="Times New Roman" w:hAnsi="Times New Roman" w:cs="Times New Roman"/>
          <w:sz w:val="24"/>
          <w:szCs w:val="24"/>
        </w:rPr>
        <w:t>nine</w:t>
      </w:r>
      <w:r w:rsidR="000C7FB2" w:rsidRPr="005E623B">
        <w:rPr>
          <w:rFonts w:ascii="Times New Roman" w:hAnsi="Times New Roman" w:cs="Times New Roman"/>
          <w:sz w:val="24"/>
          <w:szCs w:val="24"/>
        </w:rPr>
        <w:t xml:space="preserve"> GPCRs with no </w:t>
      </w:r>
      <w:r w:rsidR="005E623B">
        <w:rPr>
          <w:rFonts w:ascii="Times New Roman" w:hAnsi="Times New Roman" w:cs="Times New Roman"/>
          <w:sz w:val="24"/>
          <w:szCs w:val="24"/>
        </w:rPr>
        <w:t>representatives</w:t>
      </w:r>
      <w:r w:rsidR="000C7FB2" w:rsidRPr="005E623B">
        <w:rPr>
          <w:rFonts w:ascii="Times New Roman" w:hAnsi="Times New Roman" w:cs="Times New Roman"/>
          <w:sz w:val="24"/>
          <w:szCs w:val="24"/>
        </w:rPr>
        <w:t xml:space="preserve"> in the training </w:t>
      </w:r>
      <w:r w:rsidR="005E623B">
        <w:rPr>
          <w:rFonts w:ascii="Times New Roman" w:hAnsi="Times New Roman" w:cs="Times New Roman"/>
          <w:sz w:val="24"/>
          <w:szCs w:val="24"/>
        </w:rPr>
        <w:t>set</w:t>
      </w:r>
      <w:r w:rsidR="000C7FB2" w:rsidRPr="005E623B">
        <w:rPr>
          <w:rFonts w:ascii="Times New Roman" w:hAnsi="Times New Roman" w:cs="Times New Roman"/>
          <w:sz w:val="24"/>
          <w:szCs w:val="24"/>
        </w:rPr>
        <w:t xml:space="preserve"> (</w:t>
      </w:r>
      <w:r w:rsidR="006B1E65" w:rsidRPr="0060155B">
        <w:rPr>
          <w:rFonts w:ascii="Times New Roman" w:hAnsi="Times New Roman" w:cs="Times New Roman"/>
          <w:b/>
          <w:bCs/>
          <w:sz w:val="24"/>
          <w:szCs w:val="24"/>
        </w:rPr>
        <w:t xml:space="preserve">Supplementary </w:t>
      </w:r>
      <w:r w:rsidR="000C7FB2" w:rsidRPr="00254961">
        <w:rPr>
          <w:rFonts w:ascii="Times New Roman" w:hAnsi="Times New Roman" w:cs="Times New Roman"/>
          <w:b/>
          <w:bCs/>
          <w:sz w:val="24"/>
          <w:szCs w:val="24"/>
        </w:rPr>
        <w:t>Table S1</w:t>
      </w:r>
      <w:r w:rsidR="000C7FB2" w:rsidRPr="005E623B">
        <w:rPr>
          <w:rFonts w:ascii="Times New Roman" w:hAnsi="Times New Roman" w:cs="Times New Roman"/>
          <w:sz w:val="24"/>
          <w:szCs w:val="24"/>
        </w:rPr>
        <w:t xml:space="preserve">), while the unseen ligands test set contained </w:t>
      </w:r>
      <w:r w:rsidR="005E623B">
        <w:rPr>
          <w:rFonts w:ascii="Times New Roman" w:hAnsi="Times New Roman" w:cs="Times New Roman"/>
          <w:sz w:val="24"/>
          <w:szCs w:val="24"/>
        </w:rPr>
        <w:t xml:space="preserve">14,504 </w:t>
      </w:r>
      <w:r w:rsidR="000C7FB2" w:rsidRPr="005E623B">
        <w:rPr>
          <w:rFonts w:ascii="Times New Roman" w:hAnsi="Times New Roman" w:cs="Times New Roman"/>
          <w:sz w:val="24"/>
          <w:szCs w:val="24"/>
        </w:rPr>
        <w:t xml:space="preserve">pairs with ligands from clusters </w:t>
      </w:r>
      <w:r>
        <w:rPr>
          <w:rFonts w:ascii="Times New Roman" w:hAnsi="Times New Roman" w:cs="Times New Roman"/>
          <w:sz w:val="24"/>
          <w:szCs w:val="24"/>
        </w:rPr>
        <w:t>lacking any</w:t>
      </w:r>
      <w:r w:rsidR="005E623B" w:rsidRPr="005E623B">
        <w:rPr>
          <w:rFonts w:ascii="Times New Roman" w:hAnsi="Times New Roman" w:cs="Times New Roman"/>
          <w:sz w:val="24"/>
          <w:szCs w:val="24"/>
        </w:rPr>
        <w:t xml:space="preserve"> </w:t>
      </w:r>
      <w:r w:rsidR="005E623B">
        <w:rPr>
          <w:rFonts w:ascii="Times New Roman" w:hAnsi="Times New Roman" w:cs="Times New Roman"/>
          <w:sz w:val="24"/>
          <w:szCs w:val="24"/>
        </w:rPr>
        <w:t>representatives</w:t>
      </w:r>
      <w:r w:rsidR="005E623B" w:rsidRPr="005E623B">
        <w:rPr>
          <w:rFonts w:ascii="Times New Roman" w:hAnsi="Times New Roman" w:cs="Times New Roman"/>
          <w:sz w:val="24"/>
          <w:szCs w:val="24"/>
        </w:rPr>
        <w:t xml:space="preserve"> in the training </w:t>
      </w:r>
      <w:r w:rsidR="005E623B">
        <w:rPr>
          <w:rFonts w:ascii="Times New Roman" w:hAnsi="Times New Roman" w:cs="Times New Roman"/>
          <w:sz w:val="24"/>
          <w:szCs w:val="24"/>
        </w:rPr>
        <w:t xml:space="preserve">set. </w:t>
      </w:r>
      <w:r w:rsidRPr="00FA70ED">
        <w:rPr>
          <w:rFonts w:ascii="Times New Roman" w:hAnsi="Times New Roman" w:cs="Times New Roman"/>
          <w:sz w:val="24"/>
          <w:szCs w:val="24"/>
        </w:rPr>
        <w:t xml:space="preserve">To quantify structural dissimilarity </w:t>
      </w:r>
      <w:r w:rsidR="000608AC">
        <w:rPr>
          <w:rFonts w:ascii="Times New Roman" w:hAnsi="Times New Roman" w:cs="Times New Roman"/>
          <w:sz w:val="24"/>
          <w:szCs w:val="24"/>
        </w:rPr>
        <w:t>across evaluation scenarios</w:t>
      </w:r>
      <w:r>
        <w:rPr>
          <w:rFonts w:ascii="Times New Roman" w:hAnsi="Times New Roman" w:cs="Times New Roman"/>
          <w:sz w:val="24"/>
          <w:szCs w:val="24"/>
        </w:rPr>
        <w:t>, w</w:t>
      </w:r>
      <w:r w:rsidR="00254961">
        <w:rPr>
          <w:rFonts w:ascii="Times New Roman" w:hAnsi="Times New Roman" w:cs="Times New Roman"/>
          <w:sz w:val="24"/>
          <w:szCs w:val="24"/>
        </w:rPr>
        <w:t xml:space="preserve">e </w:t>
      </w:r>
      <w:r w:rsidR="00CD74DA">
        <w:rPr>
          <w:rFonts w:ascii="Times New Roman" w:hAnsi="Times New Roman" w:cs="Times New Roman"/>
          <w:sz w:val="24"/>
          <w:szCs w:val="24"/>
        </w:rPr>
        <w:t xml:space="preserve">calculated the Tanimoto similarity (using </w:t>
      </w:r>
      <w:r w:rsidR="00C755C2">
        <w:rPr>
          <w:rFonts w:ascii="Times New Roman" w:hAnsi="Times New Roman" w:cs="Times New Roman"/>
          <w:sz w:val="24"/>
          <w:szCs w:val="24"/>
        </w:rPr>
        <w:t>2,048</w:t>
      </w:r>
      <w:r w:rsidR="00CD74DA">
        <w:rPr>
          <w:rFonts w:ascii="Times New Roman" w:hAnsi="Times New Roman" w:cs="Times New Roman"/>
          <w:sz w:val="24"/>
          <w:szCs w:val="24"/>
        </w:rPr>
        <w:t xml:space="preserve">-bit Morgan fingerprints) of ligands in the validation and unseen ligands test set against their five nearest neighbors in the training set. </w:t>
      </w:r>
      <w:r w:rsidR="00597637" w:rsidRPr="0060155B">
        <w:rPr>
          <w:rFonts w:ascii="Times New Roman" w:hAnsi="Times New Roman" w:cs="Times New Roman"/>
          <w:b/>
          <w:bCs/>
          <w:sz w:val="24"/>
          <w:szCs w:val="24"/>
        </w:rPr>
        <w:t>Supplementary Figure S1</w:t>
      </w:r>
      <w:r w:rsidR="00CD74DA">
        <w:rPr>
          <w:rFonts w:ascii="Times New Roman" w:hAnsi="Times New Roman" w:cs="Times New Roman"/>
          <w:sz w:val="24"/>
          <w:szCs w:val="24"/>
        </w:rPr>
        <w:t xml:space="preserve"> show</w:t>
      </w:r>
      <w:r w:rsidR="00597637">
        <w:rPr>
          <w:rFonts w:ascii="Times New Roman" w:hAnsi="Times New Roman" w:cs="Times New Roman"/>
          <w:sz w:val="24"/>
          <w:szCs w:val="24"/>
        </w:rPr>
        <w:t>s</w:t>
      </w:r>
      <w:r w:rsidR="00CD74DA">
        <w:rPr>
          <w:rFonts w:ascii="Times New Roman" w:hAnsi="Times New Roman" w:cs="Times New Roman"/>
          <w:sz w:val="24"/>
          <w:szCs w:val="24"/>
        </w:rPr>
        <w:t xml:space="preserve"> the distribution and </w:t>
      </w:r>
      <w:r>
        <w:rPr>
          <w:rFonts w:ascii="Times New Roman" w:hAnsi="Times New Roman" w:cs="Times New Roman"/>
          <w:sz w:val="24"/>
          <w:szCs w:val="24"/>
        </w:rPr>
        <w:t>reveals</w:t>
      </w:r>
      <w:r w:rsidR="00CD74DA">
        <w:rPr>
          <w:rFonts w:ascii="Times New Roman" w:hAnsi="Times New Roman" w:cs="Times New Roman"/>
          <w:sz w:val="24"/>
          <w:szCs w:val="24"/>
        </w:rPr>
        <w:t xml:space="preserve"> the stark difference between the two sets</w:t>
      </w:r>
      <w:r w:rsidR="0071215A">
        <w:rPr>
          <w:rFonts w:ascii="Times New Roman" w:hAnsi="Times New Roman" w:cs="Times New Roman"/>
          <w:sz w:val="24"/>
          <w:szCs w:val="24"/>
        </w:rPr>
        <w:t>, with</w:t>
      </w:r>
      <w:r w:rsidR="00CD74DA">
        <w:rPr>
          <w:rFonts w:ascii="Times New Roman" w:hAnsi="Times New Roman" w:cs="Times New Roman"/>
          <w:sz w:val="24"/>
          <w:szCs w:val="24"/>
        </w:rPr>
        <w:t xml:space="preserve"> </w:t>
      </w:r>
      <w:r w:rsidR="000608AC">
        <w:rPr>
          <w:rFonts w:ascii="Times New Roman" w:hAnsi="Times New Roman" w:cs="Times New Roman"/>
          <w:sz w:val="24"/>
          <w:szCs w:val="24"/>
        </w:rPr>
        <w:t>mean</w:t>
      </w:r>
      <w:r w:rsidR="0071215A">
        <w:rPr>
          <w:rFonts w:ascii="Times New Roman" w:hAnsi="Times New Roman" w:cs="Times New Roman"/>
          <w:sz w:val="24"/>
          <w:szCs w:val="24"/>
        </w:rPr>
        <w:t xml:space="preserve"> Tanimoto similarit</w:t>
      </w:r>
      <w:r w:rsidR="0042259A">
        <w:rPr>
          <w:rFonts w:ascii="Times New Roman" w:hAnsi="Times New Roman" w:cs="Times New Roman"/>
          <w:sz w:val="24"/>
          <w:szCs w:val="24"/>
        </w:rPr>
        <w:t>ies of</w:t>
      </w:r>
      <w:r w:rsidR="0071215A">
        <w:rPr>
          <w:rFonts w:ascii="Times New Roman" w:hAnsi="Times New Roman" w:cs="Times New Roman"/>
          <w:sz w:val="24"/>
          <w:szCs w:val="24"/>
        </w:rPr>
        <w:t xml:space="preserve"> 0.74 and 0.48 for the validation set and unseen ligands test set, respectively. </w:t>
      </w:r>
      <w:r w:rsidR="000608AC">
        <w:rPr>
          <w:rFonts w:ascii="Times New Roman" w:hAnsi="Times New Roman" w:cs="Times New Roman"/>
          <w:sz w:val="24"/>
          <w:szCs w:val="24"/>
        </w:rPr>
        <w:t>P</w:t>
      </w:r>
      <w:r w:rsidR="00FF07FF">
        <w:rPr>
          <w:rFonts w:ascii="Times New Roman" w:hAnsi="Times New Roman" w:cs="Times New Roman"/>
          <w:sz w:val="24"/>
          <w:szCs w:val="24"/>
        </w:rPr>
        <w:t>revious</w:t>
      </w:r>
      <w:r w:rsidR="00AF1E8E">
        <w:rPr>
          <w:rFonts w:ascii="Times New Roman" w:hAnsi="Times New Roman" w:cs="Times New Roman"/>
          <w:sz w:val="24"/>
          <w:szCs w:val="24"/>
        </w:rPr>
        <w:t xml:space="preserve"> models developed for general drug-target interaction</w:t>
      </w:r>
      <w:r w:rsidR="0071215A">
        <w:rPr>
          <w:rFonts w:ascii="Times New Roman" w:hAnsi="Times New Roman" w:cs="Times New Roman"/>
          <w:sz w:val="24"/>
          <w:szCs w:val="24"/>
        </w:rPr>
        <w:t xml:space="preserve"> prediction</w:t>
      </w:r>
      <w:r w:rsidR="00AF1E8E">
        <w:rPr>
          <w:rFonts w:ascii="Times New Roman" w:hAnsi="Times New Roman" w:cs="Times New Roman"/>
          <w:sz w:val="24"/>
          <w:szCs w:val="24"/>
        </w:rPr>
        <w:t xml:space="preserve"> ha</w:t>
      </w:r>
      <w:r w:rsidR="0071215A">
        <w:rPr>
          <w:rFonts w:ascii="Times New Roman" w:hAnsi="Times New Roman" w:cs="Times New Roman"/>
          <w:sz w:val="24"/>
          <w:szCs w:val="24"/>
        </w:rPr>
        <w:t xml:space="preserve">ve </w:t>
      </w:r>
      <w:r w:rsidR="00AF1E8E">
        <w:rPr>
          <w:rFonts w:ascii="Times New Roman" w:hAnsi="Times New Roman" w:cs="Times New Roman"/>
          <w:sz w:val="24"/>
          <w:szCs w:val="24"/>
        </w:rPr>
        <w:t xml:space="preserve">focused </w:t>
      </w:r>
      <w:r w:rsidR="0071215A">
        <w:rPr>
          <w:rFonts w:ascii="Times New Roman" w:hAnsi="Times New Roman" w:cs="Times New Roman"/>
          <w:sz w:val="24"/>
          <w:szCs w:val="24"/>
        </w:rPr>
        <w:t xml:space="preserve">mostly </w:t>
      </w:r>
      <w:r w:rsidR="00AF1E8E">
        <w:rPr>
          <w:rFonts w:ascii="Times New Roman" w:hAnsi="Times New Roman" w:cs="Times New Roman"/>
          <w:sz w:val="24"/>
          <w:szCs w:val="24"/>
        </w:rPr>
        <w:t>on</w:t>
      </w:r>
      <w:r w:rsidR="0071215A">
        <w:rPr>
          <w:rFonts w:ascii="Times New Roman" w:hAnsi="Times New Roman" w:cs="Times New Roman"/>
          <w:sz w:val="24"/>
          <w:szCs w:val="24"/>
        </w:rPr>
        <w:t xml:space="preserve"> </w:t>
      </w:r>
      <w:r w:rsidR="00AF1E8E">
        <w:rPr>
          <w:rFonts w:ascii="Times New Roman" w:hAnsi="Times New Roman" w:cs="Times New Roman"/>
          <w:sz w:val="24"/>
          <w:szCs w:val="24"/>
        </w:rPr>
        <w:t>random</w:t>
      </w:r>
      <w:r w:rsidR="0071215A">
        <w:rPr>
          <w:rFonts w:ascii="Times New Roman" w:hAnsi="Times New Roman" w:cs="Times New Roman"/>
          <w:sz w:val="24"/>
          <w:szCs w:val="24"/>
        </w:rPr>
        <w:t>-</w:t>
      </w:r>
      <w:r w:rsidR="00AF1E8E">
        <w:rPr>
          <w:rFonts w:ascii="Times New Roman" w:hAnsi="Times New Roman" w:cs="Times New Roman"/>
          <w:sz w:val="24"/>
          <w:szCs w:val="24"/>
        </w:rPr>
        <w:t>split test set</w:t>
      </w:r>
      <w:r w:rsidR="0071215A">
        <w:rPr>
          <w:rFonts w:ascii="Times New Roman" w:hAnsi="Times New Roman" w:cs="Times New Roman"/>
          <w:sz w:val="24"/>
          <w:szCs w:val="24"/>
        </w:rPr>
        <w:t>s</w:t>
      </w:r>
      <w:r w:rsidR="00AF1E8E">
        <w:rPr>
          <w:rFonts w:ascii="Times New Roman" w:hAnsi="Times New Roman" w:cs="Times New Roman"/>
          <w:sz w:val="24"/>
          <w:szCs w:val="24"/>
        </w:rPr>
        <w:t xml:space="preserve">, which </w:t>
      </w:r>
      <w:r w:rsidR="0042259A">
        <w:rPr>
          <w:rFonts w:ascii="Times New Roman" w:hAnsi="Times New Roman" w:cs="Times New Roman"/>
          <w:sz w:val="24"/>
          <w:szCs w:val="24"/>
        </w:rPr>
        <w:t>are</w:t>
      </w:r>
      <w:r w:rsidR="00AF1E8E">
        <w:rPr>
          <w:rFonts w:ascii="Times New Roman" w:hAnsi="Times New Roman" w:cs="Times New Roman"/>
          <w:sz w:val="24"/>
          <w:szCs w:val="24"/>
        </w:rPr>
        <w:t xml:space="preserve"> much easier to predict, and we wanted to create more </w:t>
      </w:r>
      <w:r w:rsidR="0071215A">
        <w:rPr>
          <w:rFonts w:ascii="Times New Roman" w:hAnsi="Times New Roman" w:cs="Times New Roman"/>
          <w:sz w:val="24"/>
          <w:szCs w:val="24"/>
        </w:rPr>
        <w:lastRenderedPageBreak/>
        <w:t>challenging</w:t>
      </w:r>
      <w:r w:rsidR="00AF1E8E">
        <w:rPr>
          <w:rFonts w:ascii="Times New Roman" w:hAnsi="Times New Roman" w:cs="Times New Roman"/>
          <w:sz w:val="24"/>
          <w:szCs w:val="24"/>
        </w:rPr>
        <w:t xml:space="preserve"> dataset</w:t>
      </w:r>
      <w:r w:rsidR="0071215A">
        <w:rPr>
          <w:rFonts w:ascii="Times New Roman" w:hAnsi="Times New Roman" w:cs="Times New Roman"/>
          <w:sz w:val="24"/>
          <w:szCs w:val="24"/>
        </w:rPr>
        <w:t>s</w:t>
      </w:r>
      <w:r w:rsidR="00AF1E8E">
        <w:rPr>
          <w:rFonts w:ascii="Times New Roman" w:hAnsi="Times New Roman" w:cs="Times New Roman"/>
          <w:sz w:val="24"/>
          <w:szCs w:val="24"/>
        </w:rPr>
        <w:t xml:space="preserve"> to assess how the models adapt to out-of-distribution </w:t>
      </w:r>
      <w:r w:rsidR="00C7266D">
        <w:rPr>
          <w:rFonts w:ascii="Times New Roman" w:hAnsi="Times New Roman" w:cs="Times New Roman"/>
          <w:sz w:val="24"/>
          <w:szCs w:val="24"/>
        </w:rPr>
        <w:t>chemical structures</w:t>
      </w:r>
      <w:r w:rsidR="00AF1E8E">
        <w:rPr>
          <w:rFonts w:ascii="Times New Roman" w:hAnsi="Times New Roman" w:cs="Times New Roman"/>
          <w:sz w:val="24"/>
          <w:szCs w:val="24"/>
        </w:rPr>
        <w:t>.</w:t>
      </w:r>
      <w:r w:rsidR="00C7266D">
        <w:rPr>
          <w:rFonts w:ascii="Times New Roman" w:hAnsi="Times New Roman" w:cs="Times New Roman"/>
          <w:sz w:val="24"/>
          <w:szCs w:val="24"/>
        </w:rPr>
        <w:t xml:space="preserve"> We designed the unseen protein</w:t>
      </w:r>
      <w:r w:rsidR="0042259A">
        <w:rPr>
          <w:rFonts w:ascii="Times New Roman" w:hAnsi="Times New Roman" w:cs="Times New Roman"/>
          <w:sz w:val="24"/>
          <w:szCs w:val="24"/>
        </w:rPr>
        <w:t>s</w:t>
      </w:r>
      <w:r w:rsidR="00C7266D">
        <w:rPr>
          <w:rFonts w:ascii="Times New Roman" w:hAnsi="Times New Roman" w:cs="Times New Roman"/>
          <w:sz w:val="24"/>
          <w:szCs w:val="24"/>
        </w:rPr>
        <w:t xml:space="preserve"> test set to assess whether our model can capture novel GPCR-ligand interactions not encountered in the training set.</w:t>
      </w:r>
    </w:p>
    <w:p w14:paraId="155A11C6" w14:textId="1049C796" w:rsidR="000C7FB2" w:rsidRPr="005E623B" w:rsidRDefault="000C7FB2" w:rsidP="00EA3BF3">
      <w:pPr>
        <w:spacing w:after="360" w:line="480" w:lineRule="auto"/>
        <w:rPr>
          <w:rFonts w:ascii="Times New Roman" w:hAnsi="Times New Roman" w:cs="Times New Roman"/>
          <w:sz w:val="24"/>
          <w:szCs w:val="24"/>
        </w:rPr>
      </w:pPr>
      <w:r w:rsidRPr="005E623B">
        <w:rPr>
          <w:rFonts w:ascii="Times New Roman" w:hAnsi="Times New Roman" w:cs="Times New Roman"/>
          <w:sz w:val="24"/>
          <w:szCs w:val="24"/>
        </w:rPr>
        <w:t xml:space="preserve">We trained seven models (CosSim, Transformer, XGBoost, CA-Base, CA-Lig, CA-Prot, and CA-Full) across five independent runs with different random </w:t>
      </w:r>
      <w:r w:rsidR="000C7726">
        <w:rPr>
          <w:rFonts w:ascii="Times New Roman" w:hAnsi="Times New Roman" w:cs="Times New Roman"/>
          <w:sz w:val="24"/>
          <w:szCs w:val="24"/>
        </w:rPr>
        <w:t>seeds</w:t>
      </w:r>
      <w:r w:rsidRPr="005E623B">
        <w:rPr>
          <w:rFonts w:ascii="Times New Roman" w:hAnsi="Times New Roman" w:cs="Times New Roman"/>
          <w:sz w:val="24"/>
          <w:szCs w:val="24"/>
        </w:rPr>
        <w:t xml:space="preserve">. Training curves demonstrated stable convergence for all architectures, with validation </w:t>
      </w:r>
      <w:r w:rsidR="00822EB8">
        <w:rPr>
          <w:rFonts w:ascii="Times New Roman" w:hAnsi="Times New Roman" w:cs="Times New Roman"/>
          <w:sz w:val="24"/>
          <w:szCs w:val="24"/>
        </w:rPr>
        <w:t>AUROC</w:t>
      </w:r>
      <w:r w:rsidRPr="005E623B">
        <w:rPr>
          <w:rFonts w:ascii="Times New Roman" w:hAnsi="Times New Roman" w:cs="Times New Roman"/>
          <w:sz w:val="24"/>
          <w:szCs w:val="24"/>
        </w:rPr>
        <w:t xml:space="preserve"> typically plateauing within </w:t>
      </w:r>
      <w:r w:rsidR="009C3A59">
        <w:rPr>
          <w:rFonts w:ascii="Times New Roman" w:hAnsi="Times New Roman" w:cs="Times New Roman"/>
          <w:sz w:val="24"/>
          <w:szCs w:val="24"/>
        </w:rPr>
        <w:t>10-15</w:t>
      </w:r>
      <w:r w:rsidRPr="005E623B">
        <w:rPr>
          <w:rFonts w:ascii="Times New Roman" w:hAnsi="Times New Roman" w:cs="Times New Roman"/>
          <w:sz w:val="24"/>
          <w:szCs w:val="24"/>
        </w:rPr>
        <w:t xml:space="preserve"> epochs for CosSim and </w:t>
      </w:r>
      <w:r w:rsidR="002C17FB">
        <w:rPr>
          <w:rFonts w:ascii="Times New Roman" w:hAnsi="Times New Roman" w:cs="Times New Roman"/>
          <w:sz w:val="24"/>
          <w:szCs w:val="24"/>
        </w:rPr>
        <w:t>t</w:t>
      </w:r>
      <w:r w:rsidRPr="005E623B">
        <w:rPr>
          <w:rFonts w:ascii="Times New Roman" w:hAnsi="Times New Roman" w:cs="Times New Roman"/>
          <w:sz w:val="24"/>
          <w:szCs w:val="24"/>
        </w:rPr>
        <w:t>ransformer models and within 7-8 epochs for cross-attention variants (</w:t>
      </w:r>
      <w:r w:rsidR="002C17FB" w:rsidRPr="00EA3BF3">
        <w:rPr>
          <w:rFonts w:ascii="Times New Roman" w:hAnsi="Times New Roman" w:cs="Times New Roman"/>
          <w:b/>
          <w:bCs/>
          <w:sz w:val="24"/>
          <w:szCs w:val="24"/>
        </w:rPr>
        <w:t xml:space="preserve">Supplementary </w:t>
      </w:r>
      <w:r w:rsidRPr="00AF1E8E">
        <w:rPr>
          <w:rFonts w:ascii="Times New Roman" w:hAnsi="Times New Roman" w:cs="Times New Roman"/>
          <w:b/>
          <w:bCs/>
          <w:sz w:val="24"/>
          <w:szCs w:val="24"/>
        </w:rPr>
        <w:t>Figure S2</w:t>
      </w:r>
      <w:r w:rsidRPr="005E623B">
        <w:rPr>
          <w:rFonts w:ascii="Times New Roman" w:hAnsi="Times New Roman" w:cs="Times New Roman"/>
          <w:sz w:val="24"/>
          <w:szCs w:val="24"/>
        </w:rPr>
        <w:t xml:space="preserve">). The cross-attention models required </w:t>
      </w:r>
      <w:r w:rsidR="002C17FB">
        <w:rPr>
          <w:rFonts w:ascii="Times New Roman" w:hAnsi="Times New Roman" w:cs="Times New Roman"/>
          <w:sz w:val="24"/>
          <w:szCs w:val="24"/>
        </w:rPr>
        <w:t xml:space="preserve">a </w:t>
      </w:r>
      <w:r w:rsidRPr="005E623B">
        <w:rPr>
          <w:rFonts w:ascii="Times New Roman" w:hAnsi="Times New Roman" w:cs="Times New Roman"/>
          <w:sz w:val="24"/>
          <w:szCs w:val="24"/>
        </w:rPr>
        <w:t xml:space="preserve">substantially longer training time (approximately </w:t>
      </w:r>
      <w:r w:rsidR="000F7524">
        <w:rPr>
          <w:rFonts w:ascii="Times New Roman" w:hAnsi="Times New Roman" w:cs="Times New Roman"/>
          <w:sz w:val="24"/>
          <w:szCs w:val="24"/>
        </w:rPr>
        <w:t xml:space="preserve">2 </w:t>
      </w:r>
      <w:r w:rsidRPr="005E623B">
        <w:rPr>
          <w:rFonts w:ascii="Times New Roman" w:hAnsi="Times New Roman" w:cs="Times New Roman"/>
          <w:sz w:val="24"/>
          <w:szCs w:val="24"/>
        </w:rPr>
        <w:t xml:space="preserve">hours per </w:t>
      </w:r>
      <w:r w:rsidR="000C7726">
        <w:rPr>
          <w:rFonts w:ascii="Times New Roman" w:hAnsi="Times New Roman" w:cs="Times New Roman"/>
          <w:sz w:val="24"/>
          <w:szCs w:val="24"/>
        </w:rPr>
        <w:t>epoch</w:t>
      </w:r>
      <w:r w:rsidRPr="005E623B">
        <w:rPr>
          <w:rFonts w:ascii="Times New Roman" w:hAnsi="Times New Roman" w:cs="Times New Roman"/>
          <w:sz w:val="24"/>
          <w:szCs w:val="24"/>
        </w:rPr>
        <w:t xml:space="preserve"> on </w:t>
      </w:r>
      <w:r w:rsidR="000C7726">
        <w:rPr>
          <w:rFonts w:ascii="Times New Roman" w:hAnsi="Times New Roman" w:cs="Times New Roman"/>
          <w:sz w:val="24"/>
          <w:szCs w:val="24"/>
        </w:rPr>
        <w:t>Nvidia L40S GPU</w:t>
      </w:r>
      <w:r w:rsidR="000F7524">
        <w:rPr>
          <w:rFonts w:ascii="Times New Roman" w:hAnsi="Times New Roman" w:cs="Times New Roman"/>
          <w:sz w:val="24"/>
          <w:szCs w:val="24"/>
        </w:rPr>
        <w:t xml:space="preserve"> for </w:t>
      </w:r>
      <w:r w:rsidR="000F7524" w:rsidRPr="005E623B">
        <w:rPr>
          <w:rFonts w:ascii="Times New Roman" w:hAnsi="Times New Roman" w:cs="Times New Roman"/>
          <w:sz w:val="24"/>
          <w:szCs w:val="24"/>
        </w:rPr>
        <w:t>CA-Full</w:t>
      </w:r>
      <w:r w:rsidRPr="005E623B">
        <w:rPr>
          <w:rFonts w:ascii="Times New Roman" w:hAnsi="Times New Roman" w:cs="Times New Roman"/>
          <w:sz w:val="24"/>
          <w:szCs w:val="24"/>
        </w:rPr>
        <w:t xml:space="preserve">) compared to </w:t>
      </w:r>
      <w:r w:rsidR="002C17FB">
        <w:rPr>
          <w:rFonts w:ascii="Times New Roman" w:hAnsi="Times New Roman" w:cs="Times New Roman"/>
          <w:sz w:val="24"/>
          <w:szCs w:val="24"/>
        </w:rPr>
        <w:t xml:space="preserve">the </w:t>
      </w:r>
      <w:r w:rsidRPr="005E623B">
        <w:rPr>
          <w:rFonts w:ascii="Times New Roman" w:hAnsi="Times New Roman" w:cs="Times New Roman"/>
          <w:sz w:val="24"/>
          <w:szCs w:val="24"/>
        </w:rPr>
        <w:t xml:space="preserve">CosSim and </w:t>
      </w:r>
      <w:r w:rsidR="002C17FB">
        <w:rPr>
          <w:rFonts w:ascii="Times New Roman" w:hAnsi="Times New Roman" w:cs="Times New Roman"/>
          <w:sz w:val="24"/>
          <w:szCs w:val="24"/>
        </w:rPr>
        <w:t>t</w:t>
      </w:r>
      <w:r w:rsidRPr="005E623B">
        <w:rPr>
          <w:rFonts w:ascii="Times New Roman" w:hAnsi="Times New Roman" w:cs="Times New Roman"/>
          <w:sz w:val="24"/>
          <w:szCs w:val="24"/>
        </w:rPr>
        <w:t>ransformer models (</w:t>
      </w:r>
      <w:r w:rsidR="00254961" w:rsidRPr="005E623B">
        <w:rPr>
          <w:rFonts w:ascii="Times New Roman" w:hAnsi="Times New Roman" w:cs="Times New Roman"/>
          <w:sz w:val="24"/>
          <w:szCs w:val="24"/>
        </w:rPr>
        <w:t xml:space="preserve">approximately </w:t>
      </w:r>
      <w:r w:rsidR="00254961">
        <w:rPr>
          <w:rFonts w:ascii="Times New Roman" w:hAnsi="Times New Roman" w:cs="Times New Roman"/>
          <w:sz w:val="24"/>
          <w:szCs w:val="24"/>
        </w:rPr>
        <w:t>0.01</w:t>
      </w:r>
      <w:r w:rsidRPr="005E623B">
        <w:rPr>
          <w:rFonts w:ascii="Times New Roman" w:hAnsi="Times New Roman" w:cs="Times New Roman"/>
          <w:sz w:val="24"/>
          <w:szCs w:val="24"/>
        </w:rPr>
        <w:t xml:space="preserve"> hours per </w:t>
      </w:r>
      <w:r w:rsidR="000C7726">
        <w:rPr>
          <w:rFonts w:ascii="Times New Roman" w:hAnsi="Times New Roman" w:cs="Times New Roman"/>
          <w:sz w:val="24"/>
          <w:szCs w:val="24"/>
        </w:rPr>
        <w:t>epoch</w:t>
      </w:r>
      <w:r w:rsidRPr="005E623B">
        <w:rPr>
          <w:rFonts w:ascii="Times New Roman" w:hAnsi="Times New Roman" w:cs="Times New Roman"/>
          <w:sz w:val="24"/>
          <w:szCs w:val="24"/>
        </w:rPr>
        <w:t>) due to on-the-fly embedding computation and fine-tuning of</w:t>
      </w:r>
      <w:r w:rsidR="00AF1E8E">
        <w:rPr>
          <w:rFonts w:ascii="Times New Roman" w:hAnsi="Times New Roman" w:cs="Times New Roman"/>
          <w:sz w:val="24"/>
          <w:szCs w:val="24"/>
        </w:rPr>
        <w:t xml:space="preserve"> the ProtBERT and MolFormer </w:t>
      </w:r>
      <w:r w:rsidR="0071215A">
        <w:rPr>
          <w:rFonts w:ascii="Times New Roman" w:hAnsi="Times New Roman" w:cs="Times New Roman"/>
          <w:sz w:val="24"/>
          <w:szCs w:val="24"/>
        </w:rPr>
        <w:t>encoders</w:t>
      </w:r>
      <w:r w:rsidRPr="005E623B">
        <w:rPr>
          <w:rFonts w:ascii="Times New Roman" w:hAnsi="Times New Roman" w:cs="Times New Roman"/>
          <w:sz w:val="24"/>
          <w:szCs w:val="24"/>
        </w:rPr>
        <w:t>.</w:t>
      </w:r>
    </w:p>
    <w:p w14:paraId="3B68A0A3" w14:textId="02BFF62E" w:rsidR="000C7FB2" w:rsidRPr="005E623B" w:rsidRDefault="000C7FB2" w:rsidP="005E623B">
      <w:pPr>
        <w:spacing w:line="480" w:lineRule="auto"/>
        <w:rPr>
          <w:rFonts w:ascii="Times New Roman" w:hAnsi="Times New Roman" w:cs="Times New Roman"/>
          <w:sz w:val="24"/>
          <w:szCs w:val="24"/>
        </w:rPr>
      </w:pPr>
      <w:r w:rsidRPr="00EA3BF3">
        <w:rPr>
          <w:rFonts w:ascii="Times New Roman" w:hAnsi="Times New Roman" w:cs="Times New Roman"/>
          <w:b/>
          <w:bCs/>
          <w:sz w:val="24"/>
          <w:szCs w:val="24"/>
        </w:rPr>
        <w:t xml:space="preserve">Overall </w:t>
      </w:r>
      <w:r w:rsidR="008A0439" w:rsidRPr="00EA3BF3">
        <w:rPr>
          <w:rFonts w:ascii="Times New Roman" w:hAnsi="Times New Roman" w:cs="Times New Roman"/>
          <w:b/>
          <w:bCs/>
          <w:sz w:val="24"/>
          <w:szCs w:val="24"/>
        </w:rPr>
        <w:t>m</w:t>
      </w:r>
      <w:r w:rsidRPr="00EA3BF3">
        <w:rPr>
          <w:rFonts w:ascii="Times New Roman" w:hAnsi="Times New Roman" w:cs="Times New Roman"/>
          <w:b/>
          <w:bCs/>
          <w:sz w:val="24"/>
          <w:szCs w:val="24"/>
        </w:rPr>
        <w:t xml:space="preserve">odel </w:t>
      </w:r>
      <w:r w:rsidR="008A0439" w:rsidRPr="00EA3BF3">
        <w:rPr>
          <w:rFonts w:ascii="Times New Roman" w:hAnsi="Times New Roman" w:cs="Times New Roman"/>
          <w:b/>
          <w:bCs/>
          <w:sz w:val="24"/>
          <w:szCs w:val="24"/>
        </w:rPr>
        <w:t>p</w:t>
      </w:r>
      <w:r w:rsidRPr="00EA3BF3">
        <w:rPr>
          <w:rFonts w:ascii="Times New Roman" w:hAnsi="Times New Roman" w:cs="Times New Roman"/>
          <w:b/>
          <w:bCs/>
          <w:sz w:val="24"/>
          <w:szCs w:val="24"/>
        </w:rPr>
        <w:t>erformance</w:t>
      </w:r>
    </w:p>
    <w:p w14:paraId="7B1644C8" w14:textId="5CEA128F" w:rsidR="00526CC4" w:rsidRPr="005E623B" w:rsidRDefault="00646992" w:rsidP="005E623B">
      <w:pPr>
        <w:spacing w:line="480" w:lineRule="auto"/>
        <w:rPr>
          <w:rFonts w:ascii="Times New Roman" w:hAnsi="Times New Roman" w:cs="Times New Roman"/>
          <w:sz w:val="24"/>
          <w:szCs w:val="24"/>
        </w:rPr>
      </w:pPr>
      <w:r>
        <w:rPr>
          <w:rFonts w:ascii="Times New Roman" w:hAnsi="Times New Roman" w:cs="Times New Roman"/>
          <w:sz w:val="24"/>
          <w:szCs w:val="24"/>
        </w:rPr>
        <w:t>Tables 1-3 show</w:t>
      </w:r>
      <w:r w:rsidR="0082108F" w:rsidRPr="00EA3BF3">
        <w:rPr>
          <w:rFonts w:ascii="Times New Roman" w:hAnsi="Times New Roman" w:cs="Times New Roman"/>
          <w:sz w:val="24"/>
          <w:szCs w:val="24"/>
        </w:rPr>
        <w:t xml:space="preserve"> </w:t>
      </w:r>
      <w:r w:rsidR="0082108F">
        <w:rPr>
          <w:rFonts w:ascii="Times New Roman" w:hAnsi="Times New Roman" w:cs="Times New Roman"/>
          <w:sz w:val="24"/>
          <w:szCs w:val="24"/>
        </w:rPr>
        <w:t>a</w:t>
      </w:r>
      <w:r w:rsidR="000C7FB2" w:rsidRPr="005E623B">
        <w:rPr>
          <w:rFonts w:ascii="Times New Roman" w:hAnsi="Times New Roman" w:cs="Times New Roman"/>
          <w:sz w:val="24"/>
          <w:szCs w:val="24"/>
        </w:rPr>
        <w:t xml:space="preserve"> comprehensive performance comparison across all models and evaluation sets. </w:t>
      </w:r>
      <w:r w:rsidR="0082108F">
        <w:rPr>
          <w:rFonts w:ascii="Times New Roman" w:hAnsi="Times New Roman" w:cs="Times New Roman"/>
          <w:sz w:val="24"/>
          <w:szCs w:val="24"/>
        </w:rPr>
        <w:t xml:space="preserve">On the validation set, </w:t>
      </w:r>
      <w:r w:rsidR="00526CC4">
        <w:rPr>
          <w:rFonts w:ascii="Times New Roman" w:hAnsi="Times New Roman" w:cs="Times New Roman"/>
          <w:sz w:val="24"/>
          <w:szCs w:val="24"/>
        </w:rPr>
        <w:t xml:space="preserve">CA-Lig achieved the </w:t>
      </w:r>
      <w:r>
        <w:rPr>
          <w:rFonts w:ascii="Times New Roman" w:hAnsi="Times New Roman" w:cs="Times New Roman"/>
          <w:sz w:val="24"/>
          <w:szCs w:val="24"/>
        </w:rPr>
        <w:t>best</w:t>
      </w:r>
      <w:r w:rsidR="00526CC4">
        <w:rPr>
          <w:rFonts w:ascii="Times New Roman" w:hAnsi="Times New Roman" w:cs="Times New Roman"/>
          <w:sz w:val="24"/>
          <w:szCs w:val="24"/>
        </w:rPr>
        <w:t xml:space="preserve"> performance with an </w:t>
      </w:r>
      <w:r w:rsidR="00822EB8">
        <w:rPr>
          <w:rFonts w:ascii="Times New Roman" w:hAnsi="Times New Roman" w:cs="Times New Roman"/>
          <w:sz w:val="24"/>
          <w:szCs w:val="24"/>
        </w:rPr>
        <w:t>AUROC</w:t>
      </w:r>
      <w:r w:rsidR="00526CC4">
        <w:rPr>
          <w:rFonts w:ascii="Times New Roman" w:hAnsi="Times New Roman" w:cs="Times New Roman"/>
          <w:sz w:val="24"/>
          <w:szCs w:val="24"/>
        </w:rPr>
        <w:t xml:space="preserve"> of 0.</w:t>
      </w:r>
      <w:r w:rsidR="00F735BE">
        <w:rPr>
          <w:rFonts w:ascii="Times New Roman" w:hAnsi="Times New Roman" w:cs="Times New Roman"/>
          <w:sz w:val="24"/>
          <w:szCs w:val="24"/>
        </w:rPr>
        <w:t>907</w:t>
      </w:r>
      <w:r w:rsidR="00526CC4">
        <w:rPr>
          <w:rFonts w:ascii="Times New Roman" w:hAnsi="Times New Roman" w:cs="Times New Roman"/>
          <w:sz w:val="24"/>
          <w:szCs w:val="24"/>
        </w:rPr>
        <w:t>,</w:t>
      </w:r>
      <w:r w:rsidR="00627783">
        <w:rPr>
          <w:rFonts w:ascii="Times New Roman" w:hAnsi="Times New Roman" w:cs="Times New Roman"/>
          <w:sz w:val="24"/>
          <w:szCs w:val="24"/>
        </w:rPr>
        <w:t xml:space="preserve"> </w:t>
      </w:r>
      <w:r w:rsidR="002B1AB3">
        <w:rPr>
          <w:rFonts w:ascii="Times New Roman" w:hAnsi="Times New Roman" w:cs="Times New Roman"/>
          <w:sz w:val="24"/>
          <w:szCs w:val="24"/>
        </w:rPr>
        <w:t>followed closely by CA-Base (</w:t>
      </w:r>
      <w:r w:rsidR="00822EB8">
        <w:rPr>
          <w:rFonts w:ascii="Times New Roman" w:hAnsi="Times New Roman" w:cs="Times New Roman"/>
          <w:sz w:val="24"/>
          <w:szCs w:val="24"/>
        </w:rPr>
        <w:t>AUROC</w:t>
      </w:r>
      <w:r w:rsidR="00627783">
        <w:rPr>
          <w:rFonts w:ascii="Times New Roman" w:hAnsi="Times New Roman" w:cs="Times New Roman"/>
          <w:sz w:val="24"/>
          <w:szCs w:val="24"/>
        </w:rPr>
        <w:t>: 0.8</w:t>
      </w:r>
      <w:r w:rsidR="00F735BE">
        <w:rPr>
          <w:rFonts w:ascii="Times New Roman" w:hAnsi="Times New Roman" w:cs="Times New Roman"/>
          <w:sz w:val="24"/>
          <w:szCs w:val="24"/>
        </w:rPr>
        <w:t>9</w:t>
      </w:r>
      <w:r w:rsidR="00627783">
        <w:rPr>
          <w:rFonts w:ascii="Times New Roman" w:hAnsi="Times New Roman" w:cs="Times New Roman"/>
          <w:sz w:val="24"/>
          <w:szCs w:val="24"/>
        </w:rPr>
        <w:t xml:space="preserve">1), with both </w:t>
      </w:r>
      <w:r w:rsidR="00DB76D4">
        <w:rPr>
          <w:rFonts w:ascii="Times New Roman" w:hAnsi="Times New Roman" w:cs="Times New Roman"/>
          <w:sz w:val="24"/>
          <w:szCs w:val="24"/>
        </w:rPr>
        <w:t>models</w:t>
      </w:r>
      <w:r w:rsidR="00526CC4">
        <w:rPr>
          <w:rFonts w:ascii="Times New Roman" w:hAnsi="Times New Roman" w:cs="Times New Roman"/>
          <w:sz w:val="24"/>
          <w:szCs w:val="24"/>
        </w:rPr>
        <w:t xml:space="preserve"> </w:t>
      </w:r>
      <w:r w:rsidR="00526CC4" w:rsidRPr="005E623B">
        <w:rPr>
          <w:rFonts w:ascii="Times New Roman" w:hAnsi="Times New Roman" w:cs="Times New Roman"/>
          <w:sz w:val="24"/>
          <w:szCs w:val="24"/>
        </w:rPr>
        <w:t xml:space="preserve">significantly outperforming the simpler </w:t>
      </w:r>
      <w:r w:rsidR="00526CC4">
        <w:rPr>
          <w:rFonts w:ascii="Times New Roman" w:hAnsi="Times New Roman" w:cs="Times New Roman"/>
          <w:sz w:val="24"/>
          <w:szCs w:val="24"/>
        </w:rPr>
        <w:t>XGB</w:t>
      </w:r>
      <w:r>
        <w:rPr>
          <w:rFonts w:ascii="Times New Roman" w:hAnsi="Times New Roman" w:cs="Times New Roman"/>
          <w:sz w:val="24"/>
          <w:szCs w:val="24"/>
        </w:rPr>
        <w:t>oost</w:t>
      </w:r>
      <w:r w:rsidR="00526CC4" w:rsidRPr="005E623B">
        <w:rPr>
          <w:rFonts w:ascii="Times New Roman" w:hAnsi="Times New Roman" w:cs="Times New Roman"/>
          <w:sz w:val="24"/>
          <w:szCs w:val="24"/>
        </w:rPr>
        <w:t xml:space="preserve"> baseline (</w:t>
      </w:r>
      <w:r w:rsidR="00822EB8">
        <w:rPr>
          <w:rFonts w:ascii="Times New Roman" w:hAnsi="Times New Roman" w:cs="Times New Roman"/>
          <w:sz w:val="24"/>
          <w:szCs w:val="24"/>
        </w:rPr>
        <w:t>AUROC</w:t>
      </w:r>
      <w:r w:rsidR="00526CC4">
        <w:rPr>
          <w:rFonts w:ascii="Times New Roman" w:hAnsi="Times New Roman" w:cs="Times New Roman"/>
          <w:sz w:val="24"/>
          <w:szCs w:val="24"/>
        </w:rPr>
        <w:t>:</w:t>
      </w:r>
      <w:r w:rsidR="00526CC4" w:rsidRPr="005E623B">
        <w:rPr>
          <w:rFonts w:ascii="Times New Roman" w:hAnsi="Times New Roman" w:cs="Times New Roman"/>
          <w:sz w:val="24"/>
          <w:szCs w:val="24"/>
        </w:rPr>
        <w:t xml:space="preserve"> </w:t>
      </w:r>
      <w:r w:rsidR="00526CC4" w:rsidRPr="000608AC">
        <w:rPr>
          <w:rFonts w:ascii="Times New Roman" w:hAnsi="Times New Roman" w:cs="Times New Roman"/>
          <w:sz w:val="24"/>
          <w:szCs w:val="24"/>
        </w:rPr>
        <w:t>0.</w:t>
      </w:r>
      <w:r w:rsidR="00F735BE">
        <w:rPr>
          <w:rFonts w:ascii="Times New Roman" w:hAnsi="Times New Roman" w:cs="Times New Roman"/>
          <w:sz w:val="24"/>
          <w:szCs w:val="24"/>
        </w:rPr>
        <w:t>859</w:t>
      </w:r>
      <w:r w:rsidR="00526CC4" w:rsidRPr="005E623B">
        <w:rPr>
          <w:rFonts w:ascii="Times New Roman" w:hAnsi="Times New Roman" w:cs="Times New Roman"/>
          <w:sz w:val="24"/>
          <w:szCs w:val="24"/>
        </w:rPr>
        <w:t xml:space="preserve">, </w:t>
      </w:r>
      <w:r w:rsidR="00526CC4" w:rsidRPr="00EA3BF3">
        <w:rPr>
          <w:rFonts w:ascii="Times New Roman" w:hAnsi="Times New Roman" w:cs="Times New Roman"/>
          <w:i/>
          <w:iCs/>
          <w:sz w:val="24"/>
          <w:szCs w:val="24"/>
        </w:rPr>
        <w:t>p</w:t>
      </w:r>
      <w:r w:rsidR="00526CC4" w:rsidRPr="005E623B">
        <w:rPr>
          <w:rFonts w:ascii="Times New Roman" w:hAnsi="Times New Roman" w:cs="Times New Roman"/>
          <w:sz w:val="24"/>
          <w:szCs w:val="24"/>
        </w:rPr>
        <w:t xml:space="preserve"> &lt; 0.001, </w:t>
      </w:r>
      <w:r w:rsidR="00526CC4" w:rsidRPr="00526CC4">
        <w:rPr>
          <w:rFonts w:ascii="Times New Roman" w:hAnsi="Times New Roman" w:cs="Times New Roman"/>
          <w:sz w:val="24"/>
          <w:szCs w:val="24"/>
        </w:rPr>
        <w:t>Conover-Friedman</w:t>
      </w:r>
      <w:r w:rsidR="00526CC4">
        <w:rPr>
          <w:rFonts w:ascii="Times New Roman" w:hAnsi="Times New Roman" w:cs="Times New Roman"/>
          <w:sz w:val="24"/>
          <w:szCs w:val="24"/>
        </w:rPr>
        <w:t xml:space="preserve"> </w:t>
      </w:r>
      <w:r w:rsidR="00526CC4" w:rsidRPr="005E623B">
        <w:rPr>
          <w:rFonts w:ascii="Times New Roman" w:hAnsi="Times New Roman" w:cs="Times New Roman"/>
          <w:sz w:val="24"/>
          <w:szCs w:val="24"/>
        </w:rPr>
        <w:t>test)</w:t>
      </w:r>
      <w:r w:rsidR="00821BA8">
        <w:rPr>
          <w:rFonts w:ascii="Times New Roman" w:hAnsi="Times New Roman" w:cs="Times New Roman"/>
          <w:sz w:val="24"/>
          <w:szCs w:val="24"/>
        </w:rPr>
        <w:t xml:space="preserve"> (</w:t>
      </w:r>
      <w:r w:rsidR="00821BA8" w:rsidRPr="00821BA8">
        <w:rPr>
          <w:rFonts w:ascii="Times New Roman" w:hAnsi="Times New Roman" w:cs="Times New Roman"/>
          <w:b/>
          <w:bCs/>
          <w:sz w:val="24"/>
          <w:szCs w:val="24"/>
        </w:rPr>
        <w:t>Figure 3</w:t>
      </w:r>
      <w:r w:rsidR="00821BA8">
        <w:rPr>
          <w:rFonts w:ascii="Times New Roman" w:hAnsi="Times New Roman" w:cs="Times New Roman"/>
          <w:sz w:val="24"/>
          <w:szCs w:val="24"/>
        </w:rPr>
        <w:t>)</w:t>
      </w:r>
      <w:r w:rsidR="00526CC4" w:rsidRPr="005E623B">
        <w:rPr>
          <w:rFonts w:ascii="Times New Roman" w:hAnsi="Times New Roman" w:cs="Times New Roman"/>
          <w:sz w:val="24"/>
          <w:szCs w:val="24"/>
        </w:rPr>
        <w:t>.</w:t>
      </w:r>
      <w:r w:rsidR="00526CC4">
        <w:rPr>
          <w:rFonts w:ascii="Times New Roman" w:hAnsi="Times New Roman" w:cs="Times New Roman"/>
          <w:sz w:val="24"/>
          <w:szCs w:val="24"/>
        </w:rPr>
        <w:t xml:space="preserve"> </w:t>
      </w:r>
      <w:r w:rsidR="00DB76D4">
        <w:rPr>
          <w:rFonts w:ascii="Times New Roman" w:hAnsi="Times New Roman" w:cs="Times New Roman"/>
          <w:sz w:val="24"/>
          <w:szCs w:val="24"/>
        </w:rPr>
        <w:t>The</w:t>
      </w:r>
      <w:r w:rsidR="000608AC">
        <w:rPr>
          <w:rFonts w:ascii="Times New Roman" w:hAnsi="Times New Roman" w:cs="Times New Roman"/>
          <w:sz w:val="24"/>
          <w:szCs w:val="24"/>
        </w:rPr>
        <w:t xml:space="preserve"> CosSim and</w:t>
      </w:r>
      <w:r w:rsidR="000C7FB2" w:rsidRPr="005E623B">
        <w:rPr>
          <w:rFonts w:ascii="Times New Roman" w:hAnsi="Times New Roman" w:cs="Times New Roman"/>
          <w:sz w:val="24"/>
          <w:szCs w:val="24"/>
        </w:rPr>
        <w:t xml:space="preserve"> </w:t>
      </w:r>
      <w:r w:rsidR="0011761B">
        <w:rPr>
          <w:rFonts w:ascii="Times New Roman" w:hAnsi="Times New Roman" w:cs="Times New Roman"/>
          <w:sz w:val="24"/>
          <w:szCs w:val="24"/>
        </w:rPr>
        <w:t>t</w:t>
      </w:r>
      <w:r w:rsidR="000C7FB2" w:rsidRPr="005E623B">
        <w:rPr>
          <w:rFonts w:ascii="Times New Roman" w:hAnsi="Times New Roman" w:cs="Times New Roman"/>
          <w:sz w:val="24"/>
          <w:szCs w:val="24"/>
        </w:rPr>
        <w:t>ransformer model</w:t>
      </w:r>
      <w:r w:rsidR="00DB76D4">
        <w:rPr>
          <w:rFonts w:ascii="Times New Roman" w:hAnsi="Times New Roman" w:cs="Times New Roman"/>
          <w:sz w:val="24"/>
          <w:szCs w:val="24"/>
        </w:rPr>
        <w:t>s</w:t>
      </w:r>
      <w:r w:rsidR="000C7FB2" w:rsidRPr="005E623B">
        <w:rPr>
          <w:rFonts w:ascii="Times New Roman" w:hAnsi="Times New Roman" w:cs="Times New Roman"/>
          <w:sz w:val="24"/>
          <w:szCs w:val="24"/>
        </w:rPr>
        <w:t xml:space="preserve"> achieved intermediate performance (</w:t>
      </w:r>
      <w:r w:rsidR="00822EB8">
        <w:rPr>
          <w:rFonts w:ascii="Times New Roman" w:hAnsi="Times New Roman" w:cs="Times New Roman"/>
          <w:sz w:val="24"/>
          <w:szCs w:val="24"/>
        </w:rPr>
        <w:t>AUROC</w:t>
      </w:r>
      <w:r w:rsidR="000608AC">
        <w:rPr>
          <w:rFonts w:ascii="Times New Roman" w:hAnsi="Times New Roman" w:cs="Times New Roman"/>
          <w:sz w:val="24"/>
          <w:szCs w:val="24"/>
        </w:rPr>
        <w:t>: 0.8</w:t>
      </w:r>
      <w:r w:rsidR="00EB57EE">
        <w:rPr>
          <w:rFonts w:ascii="Times New Roman" w:hAnsi="Times New Roman" w:cs="Times New Roman"/>
          <w:sz w:val="24"/>
          <w:szCs w:val="24"/>
        </w:rPr>
        <w:t>84</w:t>
      </w:r>
      <w:r w:rsidR="000608AC">
        <w:rPr>
          <w:rFonts w:ascii="Times New Roman" w:hAnsi="Times New Roman" w:cs="Times New Roman"/>
          <w:sz w:val="24"/>
          <w:szCs w:val="24"/>
        </w:rPr>
        <w:t xml:space="preserve"> and 0.8</w:t>
      </w:r>
      <w:r w:rsidR="00EB57EE">
        <w:rPr>
          <w:rFonts w:ascii="Times New Roman" w:hAnsi="Times New Roman" w:cs="Times New Roman"/>
          <w:sz w:val="24"/>
          <w:szCs w:val="24"/>
        </w:rPr>
        <w:t>81</w:t>
      </w:r>
      <w:r w:rsidR="000608AC">
        <w:rPr>
          <w:rFonts w:ascii="Times New Roman" w:hAnsi="Times New Roman" w:cs="Times New Roman"/>
          <w:sz w:val="24"/>
          <w:szCs w:val="24"/>
        </w:rPr>
        <w:t>, respectively</w:t>
      </w:r>
      <w:r w:rsidR="000C7FB2" w:rsidRPr="005E623B">
        <w:rPr>
          <w:rFonts w:ascii="Times New Roman" w:hAnsi="Times New Roman" w:cs="Times New Roman"/>
          <w:sz w:val="24"/>
          <w:szCs w:val="24"/>
        </w:rPr>
        <w:t>)</w:t>
      </w:r>
      <w:r w:rsidR="000608AC">
        <w:rPr>
          <w:rFonts w:ascii="Times New Roman" w:hAnsi="Times New Roman" w:cs="Times New Roman"/>
          <w:sz w:val="24"/>
          <w:szCs w:val="24"/>
        </w:rPr>
        <w:t>.</w:t>
      </w:r>
      <w:r w:rsidR="00526CC4">
        <w:rPr>
          <w:rFonts w:ascii="Times New Roman" w:hAnsi="Times New Roman" w:cs="Times New Roman"/>
          <w:sz w:val="24"/>
          <w:szCs w:val="24"/>
        </w:rPr>
        <w:t xml:space="preserve"> However, CA-Prot and CA-Full displayed </w:t>
      </w:r>
      <w:r w:rsidR="00DB76D4" w:rsidRPr="00DB76D4">
        <w:rPr>
          <w:rFonts w:ascii="Times New Roman" w:hAnsi="Times New Roman" w:cs="Times New Roman"/>
          <w:sz w:val="24"/>
          <w:szCs w:val="24"/>
        </w:rPr>
        <w:t>substantially degraded</w:t>
      </w:r>
      <w:r w:rsidR="00DB76D4">
        <w:rPr>
          <w:rFonts w:ascii="Times New Roman" w:hAnsi="Times New Roman" w:cs="Times New Roman"/>
          <w:sz w:val="24"/>
          <w:szCs w:val="24"/>
        </w:rPr>
        <w:t xml:space="preserve"> </w:t>
      </w:r>
      <w:r w:rsidR="00526CC4">
        <w:rPr>
          <w:rFonts w:ascii="Times New Roman" w:hAnsi="Times New Roman" w:cs="Times New Roman"/>
          <w:sz w:val="24"/>
          <w:szCs w:val="24"/>
        </w:rPr>
        <w:t>performance</w:t>
      </w:r>
      <w:r w:rsidR="00DB76D4">
        <w:rPr>
          <w:rFonts w:ascii="Times New Roman" w:hAnsi="Times New Roman" w:cs="Times New Roman"/>
          <w:sz w:val="24"/>
          <w:szCs w:val="24"/>
        </w:rPr>
        <w:t xml:space="preserve"> (</w:t>
      </w:r>
      <w:r w:rsidR="00822EB8">
        <w:rPr>
          <w:rFonts w:ascii="Times New Roman" w:hAnsi="Times New Roman" w:cs="Times New Roman"/>
          <w:sz w:val="24"/>
          <w:szCs w:val="24"/>
        </w:rPr>
        <w:t>AUROC</w:t>
      </w:r>
      <w:r w:rsidR="00DB76D4">
        <w:rPr>
          <w:rFonts w:ascii="Times New Roman" w:hAnsi="Times New Roman" w:cs="Times New Roman"/>
          <w:sz w:val="24"/>
          <w:szCs w:val="24"/>
        </w:rPr>
        <w:t>: 0.</w:t>
      </w:r>
      <w:r w:rsidR="006622D4">
        <w:rPr>
          <w:rFonts w:ascii="Times New Roman" w:hAnsi="Times New Roman" w:cs="Times New Roman"/>
          <w:sz w:val="24"/>
          <w:szCs w:val="24"/>
        </w:rPr>
        <w:t>7</w:t>
      </w:r>
      <w:r w:rsidR="00EB57EE">
        <w:rPr>
          <w:rFonts w:ascii="Times New Roman" w:hAnsi="Times New Roman" w:cs="Times New Roman"/>
          <w:sz w:val="24"/>
          <w:szCs w:val="24"/>
        </w:rPr>
        <w:t>74</w:t>
      </w:r>
      <w:r w:rsidR="00DB76D4">
        <w:rPr>
          <w:rFonts w:ascii="Times New Roman" w:hAnsi="Times New Roman" w:cs="Times New Roman"/>
          <w:sz w:val="24"/>
          <w:szCs w:val="24"/>
        </w:rPr>
        <w:t xml:space="preserve"> and 0.</w:t>
      </w:r>
      <w:r w:rsidR="006622D4">
        <w:rPr>
          <w:rFonts w:ascii="Times New Roman" w:hAnsi="Times New Roman" w:cs="Times New Roman"/>
          <w:sz w:val="24"/>
          <w:szCs w:val="24"/>
        </w:rPr>
        <w:t>7</w:t>
      </w:r>
      <w:r w:rsidR="00EB57EE">
        <w:rPr>
          <w:rFonts w:ascii="Times New Roman" w:hAnsi="Times New Roman" w:cs="Times New Roman"/>
          <w:sz w:val="24"/>
          <w:szCs w:val="24"/>
        </w:rPr>
        <w:t>86</w:t>
      </w:r>
      <w:r w:rsidR="00DB76D4">
        <w:rPr>
          <w:rFonts w:ascii="Times New Roman" w:hAnsi="Times New Roman" w:cs="Times New Roman"/>
          <w:sz w:val="24"/>
          <w:szCs w:val="24"/>
        </w:rPr>
        <w:t>, respectively)</w:t>
      </w:r>
      <w:r w:rsidR="002B1AB3">
        <w:rPr>
          <w:rFonts w:ascii="Times New Roman" w:hAnsi="Times New Roman" w:cs="Times New Roman"/>
          <w:sz w:val="24"/>
          <w:szCs w:val="24"/>
        </w:rPr>
        <w:t xml:space="preserve">, with CA-Prot </w:t>
      </w:r>
      <w:r w:rsidR="006622D4" w:rsidRPr="006622D4">
        <w:rPr>
          <w:rFonts w:ascii="Times New Roman" w:hAnsi="Times New Roman" w:cs="Times New Roman"/>
          <w:sz w:val="24"/>
          <w:szCs w:val="24"/>
        </w:rPr>
        <w:t xml:space="preserve">performing </w:t>
      </w:r>
      <w:r w:rsidR="006622D4">
        <w:rPr>
          <w:rFonts w:ascii="Times New Roman" w:hAnsi="Times New Roman" w:cs="Times New Roman"/>
          <w:sz w:val="24"/>
          <w:szCs w:val="24"/>
        </w:rPr>
        <w:t xml:space="preserve">even </w:t>
      </w:r>
      <w:r>
        <w:rPr>
          <w:rFonts w:ascii="Times New Roman" w:hAnsi="Times New Roman" w:cs="Times New Roman"/>
          <w:sz w:val="24"/>
          <w:szCs w:val="24"/>
        </w:rPr>
        <w:t>worse than</w:t>
      </w:r>
      <w:r w:rsidR="006622D4" w:rsidRPr="006622D4">
        <w:rPr>
          <w:rFonts w:ascii="Times New Roman" w:hAnsi="Times New Roman" w:cs="Times New Roman"/>
          <w:sz w:val="24"/>
          <w:szCs w:val="24"/>
        </w:rPr>
        <w:t xml:space="preserve"> the XGB</w:t>
      </w:r>
      <w:r>
        <w:rPr>
          <w:rFonts w:ascii="Times New Roman" w:hAnsi="Times New Roman" w:cs="Times New Roman"/>
          <w:sz w:val="24"/>
          <w:szCs w:val="24"/>
        </w:rPr>
        <w:t>oost</w:t>
      </w:r>
      <w:r w:rsidR="006622D4" w:rsidRPr="006622D4">
        <w:rPr>
          <w:rFonts w:ascii="Times New Roman" w:hAnsi="Times New Roman" w:cs="Times New Roman"/>
          <w:sz w:val="24"/>
          <w:szCs w:val="24"/>
        </w:rPr>
        <w:t xml:space="preserve"> baseline</w:t>
      </w:r>
      <w:r w:rsidR="006622D4">
        <w:rPr>
          <w:rFonts w:ascii="Times New Roman" w:hAnsi="Times New Roman" w:cs="Times New Roman"/>
          <w:sz w:val="24"/>
          <w:szCs w:val="24"/>
        </w:rPr>
        <w:t>,</w:t>
      </w:r>
      <w:r w:rsidR="006622D4" w:rsidRPr="006622D4">
        <w:rPr>
          <w:rFonts w:ascii="Times New Roman" w:hAnsi="Times New Roman" w:cs="Times New Roman"/>
          <w:sz w:val="24"/>
          <w:szCs w:val="24"/>
        </w:rPr>
        <w:t xml:space="preserve"> </w:t>
      </w:r>
      <w:r w:rsidR="002B1AB3">
        <w:rPr>
          <w:rFonts w:ascii="Times New Roman" w:hAnsi="Times New Roman" w:cs="Times New Roman"/>
          <w:sz w:val="24"/>
          <w:szCs w:val="24"/>
        </w:rPr>
        <w:t>indicating issues w</w:t>
      </w:r>
      <w:r>
        <w:rPr>
          <w:rFonts w:ascii="Times New Roman" w:hAnsi="Times New Roman" w:cs="Times New Roman"/>
          <w:sz w:val="24"/>
          <w:szCs w:val="24"/>
        </w:rPr>
        <w:t>ith</w:t>
      </w:r>
      <w:r w:rsidR="002B1AB3">
        <w:rPr>
          <w:rFonts w:ascii="Times New Roman" w:hAnsi="Times New Roman" w:cs="Times New Roman"/>
          <w:sz w:val="24"/>
          <w:szCs w:val="24"/>
        </w:rPr>
        <w:t xml:space="preserve"> fine-tuning </w:t>
      </w:r>
      <w:r>
        <w:rPr>
          <w:rFonts w:ascii="Times New Roman" w:hAnsi="Times New Roman" w:cs="Times New Roman"/>
          <w:sz w:val="24"/>
          <w:szCs w:val="24"/>
        </w:rPr>
        <w:t xml:space="preserve">the </w:t>
      </w:r>
      <w:r w:rsidR="002B1AB3">
        <w:rPr>
          <w:rFonts w:ascii="Times New Roman" w:hAnsi="Times New Roman" w:cs="Times New Roman"/>
          <w:sz w:val="24"/>
          <w:szCs w:val="24"/>
        </w:rPr>
        <w:t>ProtBERT encoders.</w:t>
      </w:r>
    </w:p>
    <w:p w14:paraId="659227AD" w14:textId="22F9204E" w:rsidR="002B1AB3" w:rsidRDefault="000C7FB2" w:rsidP="005E623B">
      <w:pPr>
        <w:spacing w:line="480" w:lineRule="auto"/>
        <w:rPr>
          <w:rFonts w:ascii="Times New Roman" w:hAnsi="Times New Roman" w:cs="Times New Roman"/>
          <w:sz w:val="24"/>
          <w:szCs w:val="24"/>
        </w:rPr>
      </w:pPr>
      <w:r w:rsidRPr="005E623B">
        <w:rPr>
          <w:rFonts w:ascii="Times New Roman" w:hAnsi="Times New Roman" w:cs="Times New Roman"/>
          <w:sz w:val="24"/>
          <w:szCs w:val="24"/>
        </w:rPr>
        <w:lastRenderedPageBreak/>
        <w:t xml:space="preserve">Performance trends differed across the two test sets. </w:t>
      </w:r>
      <w:r w:rsidR="002B1AB3">
        <w:rPr>
          <w:rFonts w:ascii="Times New Roman" w:hAnsi="Times New Roman" w:cs="Times New Roman"/>
          <w:sz w:val="24"/>
          <w:szCs w:val="24"/>
        </w:rPr>
        <w:t>On the unseen ligands test set, we saw a relatively consistent performance drop of</w:t>
      </w:r>
      <w:r w:rsidR="006622D4">
        <w:rPr>
          <w:rFonts w:ascii="Times New Roman" w:hAnsi="Times New Roman" w:cs="Times New Roman"/>
          <w:sz w:val="24"/>
          <w:szCs w:val="24"/>
        </w:rPr>
        <w:t xml:space="preserve"> approximately</w:t>
      </w:r>
      <w:r w:rsidR="002B1AB3">
        <w:rPr>
          <w:rFonts w:ascii="Times New Roman" w:hAnsi="Times New Roman" w:cs="Times New Roman"/>
          <w:sz w:val="24"/>
          <w:szCs w:val="24"/>
        </w:rPr>
        <w:t xml:space="preserve"> 0.1</w:t>
      </w:r>
      <w:r w:rsidR="006622D4">
        <w:rPr>
          <w:rFonts w:ascii="Times New Roman" w:hAnsi="Times New Roman" w:cs="Times New Roman"/>
          <w:sz w:val="24"/>
          <w:szCs w:val="24"/>
        </w:rPr>
        <w:t>0</w:t>
      </w:r>
      <w:r w:rsidR="002B1AB3">
        <w:rPr>
          <w:rFonts w:ascii="Times New Roman" w:hAnsi="Times New Roman" w:cs="Times New Roman"/>
          <w:sz w:val="24"/>
          <w:szCs w:val="24"/>
        </w:rPr>
        <w:t xml:space="preserve"> </w:t>
      </w:r>
      <w:r w:rsidR="00822EB8">
        <w:rPr>
          <w:rFonts w:ascii="Times New Roman" w:hAnsi="Times New Roman" w:cs="Times New Roman"/>
          <w:sz w:val="24"/>
          <w:szCs w:val="24"/>
        </w:rPr>
        <w:t>AUROC</w:t>
      </w:r>
      <w:r w:rsidR="006622D4">
        <w:rPr>
          <w:rFonts w:ascii="Times New Roman" w:hAnsi="Times New Roman" w:cs="Times New Roman"/>
          <w:sz w:val="24"/>
          <w:szCs w:val="24"/>
        </w:rPr>
        <w:t xml:space="preserve"> units</w:t>
      </w:r>
      <w:r w:rsidR="002B1AB3">
        <w:rPr>
          <w:rFonts w:ascii="Times New Roman" w:hAnsi="Times New Roman" w:cs="Times New Roman"/>
          <w:sz w:val="24"/>
          <w:szCs w:val="24"/>
        </w:rPr>
        <w:t xml:space="preserve"> across all models compared to </w:t>
      </w:r>
      <w:r w:rsidR="004E5945">
        <w:rPr>
          <w:rFonts w:ascii="Times New Roman" w:hAnsi="Times New Roman" w:cs="Times New Roman"/>
          <w:sz w:val="24"/>
          <w:szCs w:val="24"/>
        </w:rPr>
        <w:t xml:space="preserve">the </w:t>
      </w:r>
      <w:r w:rsidR="002B1AB3">
        <w:rPr>
          <w:rFonts w:ascii="Times New Roman" w:hAnsi="Times New Roman" w:cs="Times New Roman"/>
          <w:sz w:val="24"/>
          <w:szCs w:val="24"/>
        </w:rPr>
        <w:t>validation set</w:t>
      </w:r>
      <w:r w:rsidR="006622D4">
        <w:rPr>
          <w:rFonts w:ascii="Times New Roman" w:hAnsi="Times New Roman" w:cs="Times New Roman"/>
          <w:sz w:val="24"/>
          <w:szCs w:val="24"/>
        </w:rPr>
        <w:t xml:space="preserve"> (</w:t>
      </w:r>
      <w:r w:rsidR="006622D4" w:rsidRPr="00821BA8">
        <w:rPr>
          <w:rFonts w:ascii="Times New Roman" w:hAnsi="Times New Roman" w:cs="Times New Roman"/>
          <w:b/>
          <w:bCs/>
          <w:sz w:val="24"/>
          <w:szCs w:val="24"/>
        </w:rPr>
        <w:t>Figure 4</w:t>
      </w:r>
      <w:r w:rsidR="006622D4">
        <w:rPr>
          <w:rFonts w:ascii="Times New Roman" w:hAnsi="Times New Roman" w:cs="Times New Roman"/>
          <w:sz w:val="24"/>
          <w:szCs w:val="24"/>
        </w:rPr>
        <w:t>)</w:t>
      </w:r>
      <w:r w:rsidR="002B1AB3">
        <w:rPr>
          <w:rFonts w:ascii="Times New Roman" w:hAnsi="Times New Roman" w:cs="Times New Roman"/>
          <w:sz w:val="24"/>
          <w:szCs w:val="24"/>
        </w:rPr>
        <w:t xml:space="preserve">, </w:t>
      </w:r>
      <w:r w:rsidR="006622D4" w:rsidRPr="006622D4">
        <w:rPr>
          <w:rFonts w:ascii="Times New Roman" w:hAnsi="Times New Roman" w:cs="Times New Roman"/>
          <w:sz w:val="24"/>
          <w:szCs w:val="24"/>
        </w:rPr>
        <w:t>demonstrating reasonable generalization to novel chemical scaffolds despite their structural dissimilarity</w:t>
      </w:r>
      <w:r w:rsidR="006622D4">
        <w:rPr>
          <w:rFonts w:ascii="Times New Roman" w:hAnsi="Times New Roman" w:cs="Times New Roman"/>
          <w:sz w:val="24"/>
          <w:szCs w:val="24"/>
        </w:rPr>
        <w:t xml:space="preserve"> (mean Tanimoto similarity of 0.48 with the training set)</w:t>
      </w:r>
      <w:r w:rsidR="002B1AB3">
        <w:rPr>
          <w:rFonts w:ascii="Times New Roman" w:hAnsi="Times New Roman" w:cs="Times New Roman"/>
          <w:sz w:val="24"/>
          <w:szCs w:val="24"/>
        </w:rPr>
        <w:t>. CA-</w:t>
      </w:r>
      <w:r w:rsidR="0098075C">
        <w:rPr>
          <w:rFonts w:ascii="Times New Roman" w:hAnsi="Times New Roman" w:cs="Times New Roman"/>
          <w:sz w:val="24"/>
          <w:szCs w:val="24"/>
        </w:rPr>
        <w:t>Lig</w:t>
      </w:r>
      <w:r w:rsidR="002B1AB3">
        <w:rPr>
          <w:rFonts w:ascii="Times New Roman" w:hAnsi="Times New Roman" w:cs="Times New Roman"/>
          <w:sz w:val="24"/>
          <w:szCs w:val="24"/>
        </w:rPr>
        <w:t xml:space="preserve"> was the most successful model here, achieving an </w:t>
      </w:r>
      <w:r w:rsidR="00822EB8">
        <w:rPr>
          <w:rFonts w:ascii="Times New Roman" w:hAnsi="Times New Roman" w:cs="Times New Roman"/>
          <w:sz w:val="24"/>
          <w:szCs w:val="24"/>
        </w:rPr>
        <w:t>AUROC</w:t>
      </w:r>
      <w:r w:rsidR="002B1AB3">
        <w:rPr>
          <w:rFonts w:ascii="Times New Roman" w:hAnsi="Times New Roman" w:cs="Times New Roman"/>
          <w:sz w:val="24"/>
          <w:szCs w:val="24"/>
        </w:rPr>
        <w:t xml:space="preserve"> of 0.</w:t>
      </w:r>
      <w:r w:rsidR="00123E03">
        <w:rPr>
          <w:rFonts w:ascii="Times New Roman" w:hAnsi="Times New Roman" w:cs="Times New Roman"/>
          <w:sz w:val="24"/>
          <w:szCs w:val="24"/>
        </w:rPr>
        <w:t>811</w:t>
      </w:r>
      <w:r w:rsidR="002B1AB3">
        <w:rPr>
          <w:rFonts w:ascii="Times New Roman" w:hAnsi="Times New Roman" w:cs="Times New Roman"/>
          <w:sz w:val="24"/>
          <w:szCs w:val="24"/>
        </w:rPr>
        <w:t>, followed by CA-</w:t>
      </w:r>
      <w:r w:rsidR="00123E03">
        <w:rPr>
          <w:rFonts w:ascii="Times New Roman" w:hAnsi="Times New Roman" w:cs="Times New Roman"/>
          <w:sz w:val="24"/>
          <w:szCs w:val="24"/>
        </w:rPr>
        <w:t>Base</w:t>
      </w:r>
      <w:r w:rsidR="002B1AB3">
        <w:rPr>
          <w:rFonts w:ascii="Times New Roman" w:hAnsi="Times New Roman" w:cs="Times New Roman"/>
          <w:sz w:val="24"/>
          <w:szCs w:val="24"/>
        </w:rPr>
        <w:t xml:space="preserve"> (</w:t>
      </w:r>
      <w:r w:rsidR="00822EB8">
        <w:rPr>
          <w:rFonts w:ascii="Times New Roman" w:hAnsi="Times New Roman" w:cs="Times New Roman"/>
          <w:sz w:val="24"/>
          <w:szCs w:val="24"/>
        </w:rPr>
        <w:t>AUROC</w:t>
      </w:r>
      <w:r w:rsidR="00627783">
        <w:rPr>
          <w:rFonts w:ascii="Times New Roman" w:hAnsi="Times New Roman" w:cs="Times New Roman"/>
          <w:sz w:val="24"/>
          <w:szCs w:val="24"/>
        </w:rPr>
        <w:t xml:space="preserve">: </w:t>
      </w:r>
      <w:r w:rsidR="002B1AB3">
        <w:rPr>
          <w:rFonts w:ascii="Times New Roman" w:hAnsi="Times New Roman" w:cs="Times New Roman"/>
          <w:sz w:val="24"/>
          <w:szCs w:val="24"/>
        </w:rPr>
        <w:t>0.</w:t>
      </w:r>
      <w:r w:rsidR="00123E03">
        <w:rPr>
          <w:rFonts w:ascii="Times New Roman" w:hAnsi="Times New Roman" w:cs="Times New Roman"/>
          <w:sz w:val="24"/>
          <w:szCs w:val="24"/>
        </w:rPr>
        <w:t>809</w:t>
      </w:r>
      <w:r w:rsidR="002B1AB3">
        <w:rPr>
          <w:rFonts w:ascii="Times New Roman" w:hAnsi="Times New Roman" w:cs="Times New Roman"/>
          <w:sz w:val="24"/>
          <w:szCs w:val="24"/>
        </w:rPr>
        <w:t>)</w:t>
      </w:r>
      <w:r w:rsidR="00627783">
        <w:rPr>
          <w:rFonts w:ascii="Times New Roman" w:hAnsi="Times New Roman" w:cs="Times New Roman"/>
          <w:sz w:val="24"/>
          <w:szCs w:val="24"/>
        </w:rPr>
        <w:t xml:space="preserve"> and CosSim (</w:t>
      </w:r>
      <w:r w:rsidR="00822EB8">
        <w:rPr>
          <w:rFonts w:ascii="Times New Roman" w:hAnsi="Times New Roman" w:cs="Times New Roman"/>
          <w:sz w:val="24"/>
          <w:szCs w:val="24"/>
        </w:rPr>
        <w:t>AUROC</w:t>
      </w:r>
      <w:r w:rsidR="00627783">
        <w:rPr>
          <w:rFonts w:ascii="Times New Roman" w:hAnsi="Times New Roman" w:cs="Times New Roman"/>
          <w:sz w:val="24"/>
          <w:szCs w:val="24"/>
        </w:rPr>
        <w:t>: 0.7</w:t>
      </w:r>
      <w:r w:rsidR="00123E03">
        <w:rPr>
          <w:rFonts w:ascii="Times New Roman" w:hAnsi="Times New Roman" w:cs="Times New Roman"/>
          <w:sz w:val="24"/>
          <w:szCs w:val="24"/>
        </w:rPr>
        <w:t>86</w:t>
      </w:r>
      <w:r w:rsidR="00627783">
        <w:rPr>
          <w:rFonts w:ascii="Times New Roman" w:hAnsi="Times New Roman" w:cs="Times New Roman"/>
          <w:sz w:val="24"/>
          <w:szCs w:val="24"/>
        </w:rPr>
        <w:t>)</w:t>
      </w:r>
      <w:r w:rsidR="004E5945">
        <w:rPr>
          <w:rFonts w:ascii="Times New Roman" w:hAnsi="Times New Roman" w:cs="Times New Roman"/>
          <w:sz w:val="24"/>
          <w:szCs w:val="24"/>
        </w:rPr>
        <w:t>,</w:t>
      </w:r>
      <w:r w:rsidR="00627783">
        <w:rPr>
          <w:rFonts w:ascii="Times New Roman" w:hAnsi="Times New Roman" w:cs="Times New Roman"/>
          <w:sz w:val="24"/>
          <w:szCs w:val="24"/>
        </w:rPr>
        <w:t xml:space="preserve"> and all three models </w:t>
      </w:r>
      <w:r w:rsidR="004E5945">
        <w:rPr>
          <w:rFonts w:ascii="Times New Roman" w:hAnsi="Times New Roman" w:cs="Times New Roman"/>
          <w:sz w:val="24"/>
          <w:szCs w:val="24"/>
        </w:rPr>
        <w:t>performed</w:t>
      </w:r>
      <w:r w:rsidR="00627783">
        <w:rPr>
          <w:rFonts w:ascii="Times New Roman" w:hAnsi="Times New Roman" w:cs="Times New Roman"/>
          <w:sz w:val="24"/>
          <w:szCs w:val="24"/>
        </w:rPr>
        <w:t xml:space="preserve"> significantly better than the XGB</w:t>
      </w:r>
      <w:r w:rsidR="004E5945">
        <w:rPr>
          <w:rFonts w:ascii="Times New Roman" w:hAnsi="Times New Roman" w:cs="Times New Roman"/>
          <w:sz w:val="24"/>
          <w:szCs w:val="24"/>
        </w:rPr>
        <w:t>oost</w:t>
      </w:r>
      <w:r w:rsidR="00627783">
        <w:rPr>
          <w:rFonts w:ascii="Times New Roman" w:hAnsi="Times New Roman" w:cs="Times New Roman"/>
          <w:sz w:val="24"/>
          <w:szCs w:val="24"/>
        </w:rPr>
        <w:t xml:space="preserve"> baseline. Again, CA-Prot and CA-Full displayed poor performance</w:t>
      </w:r>
      <w:r w:rsidR="006622D4">
        <w:rPr>
          <w:rFonts w:ascii="Times New Roman" w:hAnsi="Times New Roman" w:cs="Times New Roman"/>
          <w:sz w:val="24"/>
          <w:szCs w:val="24"/>
        </w:rPr>
        <w:t xml:space="preserve"> (</w:t>
      </w:r>
      <w:r w:rsidR="00822EB8">
        <w:rPr>
          <w:rFonts w:ascii="Times New Roman" w:hAnsi="Times New Roman" w:cs="Times New Roman"/>
          <w:sz w:val="24"/>
          <w:szCs w:val="24"/>
        </w:rPr>
        <w:t>AUROC</w:t>
      </w:r>
      <w:r w:rsidR="006622D4">
        <w:rPr>
          <w:rFonts w:ascii="Times New Roman" w:hAnsi="Times New Roman" w:cs="Times New Roman"/>
          <w:sz w:val="24"/>
          <w:szCs w:val="24"/>
        </w:rPr>
        <w:t>: 0.6</w:t>
      </w:r>
      <w:r w:rsidR="00DC58C9">
        <w:rPr>
          <w:rFonts w:ascii="Times New Roman" w:hAnsi="Times New Roman" w:cs="Times New Roman"/>
          <w:sz w:val="24"/>
          <w:szCs w:val="24"/>
        </w:rPr>
        <w:t>87</w:t>
      </w:r>
      <w:r w:rsidR="006622D4">
        <w:rPr>
          <w:rFonts w:ascii="Times New Roman" w:hAnsi="Times New Roman" w:cs="Times New Roman"/>
          <w:sz w:val="24"/>
          <w:szCs w:val="24"/>
        </w:rPr>
        <w:t xml:space="preserve"> and 0.</w:t>
      </w:r>
      <w:r w:rsidR="00DC58C9">
        <w:rPr>
          <w:rFonts w:ascii="Times New Roman" w:hAnsi="Times New Roman" w:cs="Times New Roman"/>
          <w:sz w:val="24"/>
          <w:szCs w:val="24"/>
        </w:rPr>
        <w:t>700</w:t>
      </w:r>
      <w:r w:rsidR="006622D4">
        <w:rPr>
          <w:rFonts w:ascii="Times New Roman" w:hAnsi="Times New Roman" w:cs="Times New Roman"/>
          <w:sz w:val="24"/>
          <w:szCs w:val="24"/>
        </w:rPr>
        <w:t>, respectively)</w:t>
      </w:r>
      <w:r w:rsidR="00627783">
        <w:rPr>
          <w:rFonts w:ascii="Times New Roman" w:hAnsi="Times New Roman" w:cs="Times New Roman"/>
          <w:sz w:val="24"/>
          <w:szCs w:val="24"/>
        </w:rPr>
        <w:t>.</w:t>
      </w:r>
    </w:p>
    <w:p w14:paraId="68D38523" w14:textId="6944B46D" w:rsidR="00627783" w:rsidRDefault="00627783" w:rsidP="005E623B">
      <w:pPr>
        <w:spacing w:line="480" w:lineRule="auto"/>
        <w:rPr>
          <w:rFonts w:ascii="Times New Roman" w:hAnsi="Times New Roman" w:cs="Times New Roman"/>
          <w:sz w:val="24"/>
          <w:szCs w:val="24"/>
        </w:rPr>
      </w:pPr>
      <w:r>
        <w:rPr>
          <w:rFonts w:ascii="Times New Roman" w:hAnsi="Times New Roman" w:cs="Times New Roman"/>
          <w:sz w:val="24"/>
          <w:szCs w:val="24"/>
        </w:rPr>
        <w:t xml:space="preserve">In contrast, the unseen proteins test set </w:t>
      </w:r>
      <w:r w:rsidR="00DD0A48" w:rsidRPr="00DD0A48">
        <w:rPr>
          <w:rFonts w:ascii="Times New Roman" w:hAnsi="Times New Roman" w:cs="Times New Roman"/>
          <w:sz w:val="24"/>
          <w:szCs w:val="24"/>
        </w:rPr>
        <w:t xml:space="preserve">presented a substantially greater challenge, with </w:t>
      </w:r>
      <w:r w:rsidR="00822EB8">
        <w:rPr>
          <w:rFonts w:ascii="Times New Roman" w:hAnsi="Times New Roman" w:cs="Times New Roman"/>
          <w:sz w:val="24"/>
          <w:szCs w:val="24"/>
        </w:rPr>
        <w:t>AUROC</w:t>
      </w:r>
      <w:r w:rsidR="00DD0A48" w:rsidRPr="00DD0A48">
        <w:rPr>
          <w:rFonts w:ascii="Times New Roman" w:hAnsi="Times New Roman" w:cs="Times New Roman"/>
          <w:sz w:val="24"/>
          <w:szCs w:val="24"/>
        </w:rPr>
        <w:t xml:space="preserve"> drops ranging from 0.1</w:t>
      </w:r>
      <w:r w:rsidR="00C5744D">
        <w:rPr>
          <w:rFonts w:ascii="Times New Roman" w:hAnsi="Times New Roman" w:cs="Times New Roman"/>
          <w:sz w:val="24"/>
          <w:szCs w:val="24"/>
        </w:rPr>
        <w:t>9</w:t>
      </w:r>
      <w:r w:rsidR="00DD0A48" w:rsidRPr="00DD0A48">
        <w:rPr>
          <w:rFonts w:ascii="Times New Roman" w:hAnsi="Times New Roman" w:cs="Times New Roman"/>
          <w:sz w:val="24"/>
          <w:szCs w:val="24"/>
        </w:rPr>
        <w:t xml:space="preserve"> to 0.</w:t>
      </w:r>
      <w:r w:rsidR="00C5744D">
        <w:rPr>
          <w:rFonts w:ascii="Times New Roman" w:hAnsi="Times New Roman" w:cs="Times New Roman"/>
          <w:sz w:val="24"/>
          <w:szCs w:val="24"/>
        </w:rPr>
        <w:t>32</w:t>
      </w:r>
      <w:r w:rsidR="00DD0A48" w:rsidRPr="00DD0A48">
        <w:rPr>
          <w:rFonts w:ascii="Times New Roman" w:hAnsi="Times New Roman" w:cs="Times New Roman"/>
          <w:sz w:val="24"/>
          <w:szCs w:val="24"/>
        </w:rPr>
        <w:t xml:space="preserve"> units compared to the validation set </w:t>
      </w:r>
      <w:r w:rsidR="00821BA8">
        <w:rPr>
          <w:rFonts w:ascii="Times New Roman" w:hAnsi="Times New Roman" w:cs="Times New Roman"/>
          <w:sz w:val="24"/>
          <w:szCs w:val="24"/>
        </w:rPr>
        <w:t>(</w:t>
      </w:r>
      <w:r w:rsidR="00821BA8" w:rsidRPr="00821BA8">
        <w:rPr>
          <w:rFonts w:ascii="Times New Roman" w:hAnsi="Times New Roman" w:cs="Times New Roman"/>
          <w:b/>
          <w:bCs/>
          <w:sz w:val="24"/>
          <w:szCs w:val="24"/>
        </w:rPr>
        <w:t>Figure 5</w:t>
      </w:r>
      <w:r w:rsidR="00821BA8">
        <w:rPr>
          <w:rFonts w:ascii="Times New Roman" w:hAnsi="Times New Roman" w:cs="Times New Roman"/>
          <w:sz w:val="24"/>
          <w:szCs w:val="24"/>
        </w:rPr>
        <w:t>)</w:t>
      </w:r>
      <w:r w:rsidR="00DD0A48">
        <w:rPr>
          <w:rFonts w:ascii="Times New Roman" w:hAnsi="Times New Roman" w:cs="Times New Roman"/>
          <w:sz w:val="24"/>
          <w:szCs w:val="24"/>
        </w:rPr>
        <w:t xml:space="preserve">, </w:t>
      </w:r>
      <w:r w:rsidR="00DD0A48" w:rsidRPr="00DD0A48">
        <w:rPr>
          <w:rFonts w:ascii="Times New Roman" w:hAnsi="Times New Roman" w:cs="Times New Roman"/>
          <w:sz w:val="24"/>
          <w:szCs w:val="24"/>
        </w:rPr>
        <w:t xml:space="preserve">indicating that predicting binding to novel GPCRs </w:t>
      </w:r>
      <w:r w:rsidR="004E5945">
        <w:rPr>
          <w:rFonts w:ascii="Times New Roman" w:hAnsi="Times New Roman" w:cs="Times New Roman"/>
          <w:sz w:val="24"/>
          <w:szCs w:val="24"/>
        </w:rPr>
        <w:t>wa</w:t>
      </w:r>
      <w:r w:rsidR="00DD0A48" w:rsidRPr="00DD0A48">
        <w:rPr>
          <w:rFonts w:ascii="Times New Roman" w:hAnsi="Times New Roman" w:cs="Times New Roman"/>
          <w:sz w:val="24"/>
          <w:szCs w:val="24"/>
        </w:rPr>
        <w:t>s more difficult than extrapolating to novel ligand scaffolds.</w:t>
      </w:r>
      <w:r w:rsidR="00EB37E1">
        <w:rPr>
          <w:rFonts w:ascii="Times New Roman" w:hAnsi="Times New Roman" w:cs="Times New Roman"/>
          <w:sz w:val="24"/>
          <w:szCs w:val="24"/>
        </w:rPr>
        <w:t xml:space="preserve"> </w:t>
      </w:r>
      <w:r w:rsidR="00DD0A48" w:rsidRPr="00DD0A48">
        <w:rPr>
          <w:rFonts w:ascii="Times New Roman" w:hAnsi="Times New Roman" w:cs="Times New Roman"/>
          <w:sz w:val="24"/>
          <w:szCs w:val="24"/>
        </w:rPr>
        <w:t>Interestingly, the performance hierarchy shifted for this scenario</w:t>
      </w:r>
      <w:r w:rsidR="004E5945">
        <w:rPr>
          <w:rFonts w:ascii="Times New Roman" w:hAnsi="Times New Roman" w:cs="Times New Roman"/>
          <w:sz w:val="24"/>
          <w:szCs w:val="24"/>
        </w:rPr>
        <w:t>,</w:t>
      </w:r>
      <w:r w:rsidR="006E48E0">
        <w:rPr>
          <w:rFonts w:ascii="Times New Roman" w:hAnsi="Times New Roman" w:cs="Times New Roman"/>
          <w:sz w:val="24"/>
          <w:szCs w:val="24"/>
        </w:rPr>
        <w:t xml:space="preserve"> with all models </w:t>
      </w:r>
      <w:r w:rsidR="004E5945">
        <w:rPr>
          <w:rFonts w:ascii="Times New Roman" w:hAnsi="Times New Roman" w:cs="Times New Roman"/>
          <w:sz w:val="24"/>
          <w:szCs w:val="24"/>
        </w:rPr>
        <w:t>achiev</w:t>
      </w:r>
      <w:r w:rsidR="006E48E0">
        <w:rPr>
          <w:rFonts w:ascii="Times New Roman" w:hAnsi="Times New Roman" w:cs="Times New Roman"/>
          <w:sz w:val="24"/>
          <w:szCs w:val="24"/>
        </w:rPr>
        <w:t xml:space="preserve">ing similar AUROC </w:t>
      </w:r>
      <w:r w:rsidR="00FD7209">
        <w:rPr>
          <w:rFonts w:ascii="Times New Roman" w:hAnsi="Times New Roman" w:cs="Times New Roman"/>
          <w:sz w:val="24"/>
          <w:szCs w:val="24"/>
        </w:rPr>
        <w:t xml:space="preserve">values and large standard deviations across the five runs. </w:t>
      </w:r>
      <w:r w:rsidR="00D474B2" w:rsidRPr="00526CC4">
        <w:rPr>
          <w:rFonts w:ascii="Times New Roman" w:hAnsi="Times New Roman" w:cs="Times New Roman"/>
          <w:sz w:val="24"/>
          <w:szCs w:val="24"/>
        </w:rPr>
        <w:t>Conover-</w:t>
      </w:r>
      <w:r w:rsidR="00FB1DF3">
        <w:rPr>
          <w:rFonts w:ascii="Times New Roman" w:hAnsi="Times New Roman" w:cs="Times New Roman"/>
          <w:sz w:val="24"/>
          <w:szCs w:val="24"/>
        </w:rPr>
        <w:t xml:space="preserve">Friedman test revealed that </w:t>
      </w:r>
      <w:r w:rsidR="006E1EEF">
        <w:rPr>
          <w:rFonts w:ascii="Times New Roman" w:hAnsi="Times New Roman" w:cs="Times New Roman"/>
          <w:sz w:val="24"/>
          <w:szCs w:val="24"/>
        </w:rPr>
        <w:t>none of</w:t>
      </w:r>
      <w:r w:rsidR="00FB1DF3">
        <w:rPr>
          <w:rFonts w:ascii="Times New Roman" w:hAnsi="Times New Roman" w:cs="Times New Roman"/>
          <w:sz w:val="24"/>
          <w:szCs w:val="24"/>
        </w:rPr>
        <w:t xml:space="preserve"> the </w:t>
      </w:r>
      <w:r w:rsidR="004E5945">
        <w:rPr>
          <w:rFonts w:ascii="Times New Roman" w:hAnsi="Times New Roman" w:cs="Times New Roman"/>
          <w:sz w:val="24"/>
          <w:szCs w:val="24"/>
        </w:rPr>
        <w:t>five</w:t>
      </w:r>
      <w:r w:rsidR="00FB1DF3">
        <w:rPr>
          <w:rFonts w:ascii="Times New Roman" w:hAnsi="Times New Roman" w:cs="Times New Roman"/>
          <w:sz w:val="24"/>
          <w:szCs w:val="24"/>
        </w:rPr>
        <w:t xml:space="preserve"> models </w:t>
      </w:r>
      <w:r w:rsidR="004E5945">
        <w:rPr>
          <w:rFonts w:ascii="Times New Roman" w:hAnsi="Times New Roman" w:cs="Times New Roman"/>
          <w:sz w:val="24"/>
          <w:szCs w:val="24"/>
        </w:rPr>
        <w:t>was</w:t>
      </w:r>
      <w:r w:rsidR="00FB1DF3">
        <w:rPr>
          <w:rFonts w:ascii="Times New Roman" w:hAnsi="Times New Roman" w:cs="Times New Roman"/>
          <w:sz w:val="24"/>
          <w:szCs w:val="24"/>
        </w:rPr>
        <w:t xml:space="preserve"> </w:t>
      </w:r>
      <w:r w:rsidR="006E1EEF">
        <w:rPr>
          <w:rFonts w:ascii="Times New Roman" w:hAnsi="Times New Roman" w:cs="Times New Roman"/>
          <w:sz w:val="24"/>
          <w:szCs w:val="24"/>
        </w:rPr>
        <w:t>statistically significant</w:t>
      </w:r>
      <w:r w:rsidR="004E5945">
        <w:rPr>
          <w:rFonts w:ascii="Times New Roman" w:hAnsi="Times New Roman" w:cs="Times New Roman"/>
          <w:sz w:val="24"/>
          <w:szCs w:val="24"/>
        </w:rPr>
        <w:t>ly different from</w:t>
      </w:r>
      <w:r w:rsidR="006E1EEF">
        <w:rPr>
          <w:rFonts w:ascii="Times New Roman" w:hAnsi="Times New Roman" w:cs="Times New Roman"/>
          <w:sz w:val="24"/>
          <w:szCs w:val="24"/>
        </w:rPr>
        <w:t xml:space="preserve"> the others. </w:t>
      </w:r>
      <w:r w:rsidR="00FD7209">
        <w:rPr>
          <w:rFonts w:ascii="Times New Roman" w:hAnsi="Times New Roman" w:cs="Times New Roman"/>
          <w:sz w:val="24"/>
          <w:szCs w:val="24"/>
        </w:rPr>
        <w:t xml:space="preserve">The </w:t>
      </w:r>
      <w:r w:rsidR="006E1EEF">
        <w:rPr>
          <w:rFonts w:ascii="Times New Roman" w:hAnsi="Times New Roman" w:cs="Times New Roman"/>
          <w:sz w:val="24"/>
          <w:szCs w:val="24"/>
        </w:rPr>
        <w:t>XGB</w:t>
      </w:r>
      <w:r w:rsidR="004E5945">
        <w:rPr>
          <w:rFonts w:ascii="Times New Roman" w:hAnsi="Times New Roman" w:cs="Times New Roman"/>
          <w:sz w:val="24"/>
          <w:szCs w:val="24"/>
        </w:rPr>
        <w:t>oost</w:t>
      </w:r>
      <w:r w:rsidR="006E1EEF">
        <w:rPr>
          <w:rFonts w:ascii="Times New Roman" w:hAnsi="Times New Roman" w:cs="Times New Roman"/>
          <w:sz w:val="24"/>
          <w:szCs w:val="24"/>
        </w:rPr>
        <w:t xml:space="preserve"> baseline had the highest </w:t>
      </w:r>
      <w:r w:rsidR="00D75A69">
        <w:rPr>
          <w:rFonts w:ascii="Times New Roman" w:hAnsi="Times New Roman" w:cs="Times New Roman"/>
          <w:sz w:val="24"/>
          <w:szCs w:val="24"/>
        </w:rPr>
        <w:t xml:space="preserve">mean AUROC </w:t>
      </w:r>
      <w:r w:rsidR="00045F52">
        <w:rPr>
          <w:rFonts w:ascii="Times New Roman" w:hAnsi="Times New Roman" w:cs="Times New Roman"/>
          <w:sz w:val="24"/>
          <w:szCs w:val="24"/>
        </w:rPr>
        <w:t>(</w:t>
      </w:r>
      <w:r w:rsidR="00D75A69">
        <w:rPr>
          <w:rFonts w:ascii="Times New Roman" w:hAnsi="Times New Roman" w:cs="Times New Roman"/>
          <w:sz w:val="24"/>
          <w:szCs w:val="24"/>
        </w:rPr>
        <w:t>0.615</w:t>
      </w:r>
      <w:r w:rsidR="00045F52">
        <w:rPr>
          <w:rFonts w:ascii="Times New Roman" w:hAnsi="Times New Roman" w:cs="Times New Roman"/>
          <w:sz w:val="24"/>
          <w:szCs w:val="24"/>
        </w:rPr>
        <w:t>)</w:t>
      </w:r>
      <w:r w:rsidR="00D75A69">
        <w:rPr>
          <w:rFonts w:ascii="Times New Roman" w:hAnsi="Times New Roman" w:cs="Times New Roman"/>
          <w:sz w:val="24"/>
          <w:szCs w:val="24"/>
        </w:rPr>
        <w:t xml:space="preserve">, followed closely by </w:t>
      </w:r>
      <w:r w:rsidR="00DD0A48" w:rsidRPr="00DD0A48">
        <w:rPr>
          <w:rFonts w:ascii="Times New Roman" w:hAnsi="Times New Roman" w:cs="Times New Roman"/>
          <w:sz w:val="24"/>
          <w:szCs w:val="24"/>
        </w:rPr>
        <w:t xml:space="preserve">the </w:t>
      </w:r>
      <w:r w:rsidR="004E5945">
        <w:rPr>
          <w:rFonts w:ascii="Times New Roman" w:hAnsi="Times New Roman" w:cs="Times New Roman"/>
          <w:sz w:val="24"/>
          <w:szCs w:val="24"/>
        </w:rPr>
        <w:t>t</w:t>
      </w:r>
      <w:r w:rsidR="00DD0A48" w:rsidRPr="00DD0A48">
        <w:rPr>
          <w:rFonts w:ascii="Times New Roman" w:hAnsi="Times New Roman" w:cs="Times New Roman"/>
          <w:sz w:val="24"/>
          <w:szCs w:val="24"/>
        </w:rPr>
        <w:t xml:space="preserve">ransformer model and CA-Base with nearly identical </w:t>
      </w:r>
      <w:r w:rsidR="00822EB8">
        <w:rPr>
          <w:rFonts w:ascii="Times New Roman" w:hAnsi="Times New Roman" w:cs="Times New Roman"/>
          <w:sz w:val="24"/>
          <w:szCs w:val="24"/>
        </w:rPr>
        <w:t>AUROC</w:t>
      </w:r>
      <w:r w:rsidR="00DD0A48" w:rsidRPr="00DD0A48">
        <w:rPr>
          <w:rFonts w:ascii="Times New Roman" w:hAnsi="Times New Roman" w:cs="Times New Roman"/>
          <w:sz w:val="24"/>
          <w:szCs w:val="24"/>
        </w:rPr>
        <w:t>s (0.59</w:t>
      </w:r>
      <w:r w:rsidR="00245BC3">
        <w:rPr>
          <w:rFonts w:ascii="Times New Roman" w:hAnsi="Times New Roman" w:cs="Times New Roman"/>
          <w:sz w:val="24"/>
          <w:szCs w:val="24"/>
        </w:rPr>
        <w:t>5</w:t>
      </w:r>
      <w:r w:rsidR="00DD0A48" w:rsidRPr="00DD0A48">
        <w:rPr>
          <w:rFonts w:ascii="Times New Roman" w:hAnsi="Times New Roman" w:cs="Times New Roman"/>
          <w:sz w:val="24"/>
          <w:szCs w:val="24"/>
        </w:rPr>
        <w:t xml:space="preserve"> and 0.59</w:t>
      </w:r>
      <w:r w:rsidR="00245BC3">
        <w:rPr>
          <w:rFonts w:ascii="Times New Roman" w:hAnsi="Times New Roman" w:cs="Times New Roman"/>
          <w:sz w:val="24"/>
          <w:szCs w:val="24"/>
        </w:rPr>
        <w:t>4</w:t>
      </w:r>
      <w:r w:rsidR="00DD0A48" w:rsidRPr="00DD0A48">
        <w:rPr>
          <w:rFonts w:ascii="Times New Roman" w:hAnsi="Times New Roman" w:cs="Times New Roman"/>
          <w:sz w:val="24"/>
          <w:szCs w:val="24"/>
        </w:rPr>
        <w:t>, respectively), while CA-Lig</w:t>
      </w:r>
      <w:r w:rsidR="00045F52">
        <w:rPr>
          <w:rFonts w:ascii="Times New Roman" w:hAnsi="Times New Roman" w:cs="Times New Roman"/>
          <w:sz w:val="24"/>
          <w:szCs w:val="24"/>
        </w:rPr>
        <w:t xml:space="preserve">’s AUROC </w:t>
      </w:r>
      <w:r w:rsidR="00DD0A48" w:rsidRPr="00DD0A48">
        <w:rPr>
          <w:rFonts w:ascii="Times New Roman" w:hAnsi="Times New Roman" w:cs="Times New Roman"/>
          <w:sz w:val="24"/>
          <w:szCs w:val="24"/>
        </w:rPr>
        <w:t xml:space="preserve">dropped </w:t>
      </w:r>
      <w:r w:rsidR="00045F52">
        <w:rPr>
          <w:rFonts w:ascii="Times New Roman" w:hAnsi="Times New Roman" w:cs="Times New Roman"/>
          <w:sz w:val="24"/>
          <w:szCs w:val="24"/>
        </w:rPr>
        <w:t>(</w:t>
      </w:r>
      <w:r w:rsidR="00DD0A48" w:rsidRPr="00DD0A48">
        <w:rPr>
          <w:rFonts w:ascii="Times New Roman" w:hAnsi="Times New Roman" w:cs="Times New Roman"/>
          <w:sz w:val="24"/>
          <w:szCs w:val="24"/>
        </w:rPr>
        <w:t>0.</w:t>
      </w:r>
      <w:r w:rsidR="00DD0A48">
        <w:rPr>
          <w:rFonts w:ascii="Times New Roman" w:hAnsi="Times New Roman" w:cs="Times New Roman"/>
          <w:sz w:val="24"/>
          <w:szCs w:val="24"/>
        </w:rPr>
        <w:t>5</w:t>
      </w:r>
      <w:r w:rsidR="00245BC3">
        <w:rPr>
          <w:rFonts w:ascii="Times New Roman" w:hAnsi="Times New Roman" w:cs="Times New Roman"/>
          <w:sz w:val="24"/>
          <w:szCs w:val="24"/>
        </w:rPr>
        <w:t>85</w:t>
      </w:r>
      <w:r w:rsidR="00045F52">
        <w:rPr>
          <w:rFonts w:ascii="Times New Roman" w:hAnsi="Times New Roman" w:cs="Times New Roman"/>
          <w:sz w:val="24"/>
          <w:szCs w:val="24"/>
        </w:rPr>
        <w:t>)</w:t>
      </w:r>
      <w:r w:rsidR="00DD0A48" w:rsidRPr="00DD0A48">
        <w:rPr>
          <w:rFonts w:ascii="Times New Roman" w:hAnsi="Times New Roman" w:cs="Times New Roman"/>
          <w:sz w:val="24"/>
          <w:szCs w:val="24"/>
        </w:rPr>
        <w:t xml:space="preserve">. </w:t>
      </w:r>
      <w:r w:rsidR="00EB37E1">
        <w:rPr>
          <w:rFonts w:ascii="Times New Roman" w:hAnsi="Times New Roman" w:cs="Times New Roman"/>
          <w:sz w:val="24"/>
          <w:szCs w:val="24"/>
        </w:rPr>
        <w:t>Additionally, the differences between the models became less pronounced</w:t>
      </w:r>
      <w:r w:rsidR="00DD0A48">
        <w:rPr>
          <w:rFonts w:ascii="Times New Roman" w:hAnsi="Times New Roman" w:cs="Times New Roman"/>
          <w:sz w:val="24"/>
          <w:szCs w:val="24"/>
        </w:rPr>
        <w:t xml:space="preserve"> </w:t>
      </w:r>
      <w:r w:rsidR="00621748">
        <w:rPr>
          <w:rFonts w:ascii="Times New Roman" w:hAnsi="Times New Roman" w:cs="Times New Roman"/>
          <w:sz w:val="24"/>
          <w:szCs w:val="24"/>
        </w:rPr>
        <w:t>(</w:t>
      </w:r>
      <w:r w:rsidR="004E5945" w:rsidRPr="00EA3BF3">
        <w:rPr>
          <w:rFonts w:ascii="Times New Roman" w:hAnsi="Times New Roman" w:cs="Times New Roman"/>
          <w:b/>
          <w:bCs/>
          <w:sz w:val="24"/>
          <w:szCs w:val="24"/>
        </w:rPr>
        <w:t xml:space="preserve">Supplementary </w:t>
      </w:r>
      <w:r w:rsidR="00621748" w:rsidRPr="00621748">
        <w:rPr>
          <w:rFonts w:ascii="Times New Roman" w:hAnsi="Times New Roman" w:cs="Times New Roman"/>
          <w:b/>
          <w:bCs/>
          <w:sz w:val="24"/>
          <w:szCs w:val="24"/>
        </w:rPr>
        <w:t>Figure S3</w:t>
      </w:r>
      <w:r w:rsidR="00621748">
        <w:rPr>
          <w:rFonts w:ascii="Times New Roman" w:hAnsi="Times New Roman" w:cs="Times New Roman"/>
          <w:sz w:val="24"/>
          <w:szCs w:val="24"/>
        </w:rPr>
        <w:t>)</w:t>
      </w:r>
      <w:r w:rsidR="00EB37E1">
        <w:rPr>
          <w:rFonts w:ascii="Times New Roman" w:hAnsi="Times New Roman" w:cs="Times New Roman"/>
          <w:sz w:val="24"/>
          <w:szCs w:val="24"/>
        </w:rPr>
        <w:t xml:space="preserve">, </w:t>
      </w:r>
      <w:r w:rsidR="00DD0A48" w:rsidRPr="00DD0A48">
        <w:rPr>
          <w:rFonts w:ascii="Times New Roman" w:hAnsi="Times New Roman" w:cs="Times New Roman"/>
          <w:sz w:val="24"/>
          <w:szCs w:val="24"/>
        </w:rPr>
        <w:t xml:space="preserve">with only 0.03 </w:t>
      </w:r>
      <w:r w:rsidR="00822EB8">
        <w:rPr>
          <w:rFonts w:ascii="Times New Roman" w:hAnsi="Times New Roman" w:cs="Times New Roman"/>
          <w:sz w:val="24"/>
          <w:szCs w:val="24"/>
        </w:rPr>
        <w:t>AUROC</w:t>
      </w:r>
      <w:r w:rsidR="00DD0A48" w:rsidRPr="00DD0A48">
        <w:rPr>
          <w:rFonts w:ascii="Times New Roman" w:hAnsi="Times New Roman" w:cs="Times New Roman"/>
          <w:sz w:val="24"/>
          <w:szCs w:val="24"/>
        </w:rPr>
        <w:t xml:space="preserve"> units separating the best (</w:t>
      </w:r>
      <w:r w:rsidR="00804EF1">
        <w:rPr>
          <w:rFonts w:ascii="Times New Roman" w:hAnsi="Times New Roman" w:cs="Times New Roman"/>
          <w:sz w:val="24"/>
          <w:szCs w:val="24"/>
        </w:rPr>
        <w:t>XGB</w:t>
      </w:r>
      <w:r w:rsidR="00045F52">
        <w:rPr>
          <w:rFonts w:ascii="Times New Roman" w:hAnsi="Times New Roman" w:cs="Times New Roman"/>
          <w:sz w:val="24"/>
          <w:szCs w:val="24"/>
        </w:rPr>
        <w:t>oost</w:t>
      </w:r>
      <w:r w:rsidR="00DD0A48" w:rsidRPr="00DD0A48">
        <w:rPr>
          <w:rFonts w:ascii="Times New Roman" w:hAnsi="Times New Roman" w:cs="Times New Roman"/>
          <w:sz w:val="24"/>
          <w:szCs w:val="24"/>
        </w:rPr>
        <w:t>) and worst (</w:t>
      </w:r>
      <w:r w:rsidR="00804EF1">
        <w:rPr>
          <w:rFonts w:ascii="Times New Roman" w:hAnsi="Times New Roman" w:cs="Times New Roman"/>
          <w:sz w:val="24"/>
          <w:szCs w:val="24"/>
        </w:rPr>
        <w:t>CA-Prot</w:t>
      </w:r>
      <w:r w:rsidR="00DD0A48" w:rsidRPr="00DD0A48">
        <w:rPr>
          <w:rFonts w:ascii="Times New Roman" w:hAnsi="Times New Roman" w:cs="Times New Roman"/>
          <w:sz w:val="24"/>
          <w:szCs w:val="24"/>
        </w:rPr>
        <w:t>) performers, compared to spreads of 0.</w:t>
      </w:r>
      <w:r w:rsidR="00750859">
        <w:rPr>
          <w:rFonts w:ascii="Times New Roman" w:hAnsi="Times New Roman" w:cs="Times New Roman"/>
          <w:sz w:val="24"/>
          <w:szCs w:val="24"/>
        </w:rPr>
        <w:t>1</w:t>
      </w:r>
      <w:r w:rsidR="00432BDF">
        <w:rPr>
          <w:rFonts w:ascii="Times New Roman" w:hAnsi="Times New Roman" w:cs="Times New Roman"/>
          <w:sz w:val="24"/>
          <w:szCs w:val="24"/>
        </w:rPr>
        <w:t>3</w:t>
      </w:r>
      <w:r w:rsidR="00DD0A48" w:rsidRPr="00DD0A48">
        <w:rPr>
          <w:rFonts w:ascii="Times New Roman" w:hAnsi="Times New Roman" w:cs="Times New Roman"/>
          <w:sz w:val="24"/>
          <w:szCs w:val="24"/>
        </w:rPr>
        <w:t xml:space="preserve"> and 0.</w:t>
      </w:r>
      <w:r w:rsidR="00750859">
        <w:rPr>
          <w:rFonts w:ascii="Times New Roman" w:hAnsi="Times New Roman" w:cs="Times New Roman"/>
          <w:sz w:val="24"/>
          <w:szCs w:val="24"/>
        </w:rPr>
        <w:t>12</w:t>
      </w:r>
      <w:r w:rsidR="00DD0A48" w:rsidRPr="00DD0A48">
        <w:rPr>
          <w:rFonts w:ascii="Times New Roman" w:hAnsi="Times New Roman" w:cs="Times New Roman"/>
          <w:sz w:val="24"/>
          <w:szCs w:val="24"/>
        </w:rPr>
        <w:t xml:space="preserve"> </w:t>
      </w:r>
      <w:r w:rsidR="00822EB8">
        <w:rPr>
          <w:rFonts w:ascii="Times New Roman" w:hAnsi="Times New Roman" w:cs="Times New Roman"/>
          <w:sz w:val="24"/>
          <w:szCs w:val="24"/>
        </w:rPr>
        <w:t>AUROC</w:t>
      </w:r>
      <w:r w:rsidR="00DD0A48" w:rsidRPr="00DD0A48">
        <w:rPr>
          <w:rFonts w:ascii="Times New Roman" w:hAnsi="Times New Roman" w:cs="Times New Roman"/>
          <w:sz w:val="24"/>
          <w:szCs w:val="24"/>
        </w:rPr>
        <w:t xml:space="preserve"> units on the validation and unseen ligands test sets, respectively. </w:t>
      </w:r>
      <w:r w:rsidR="00621748">
        <w:rPr>
          <w:rFonts w:ascii="Times New Roman" w:hAnsi="Times New Roman" w:cs="Times New Roman"/>
          <w:sz w:val="24"/>
          <w:szCs w:val="24"/>
        </w:rPr>
        <w:t>This highlights th</w:t>
      </w:r>
      <w:r w:rsidR="00045F52">
        <w:rPr>
          <w:rFonts w:ascii="Times New Roman" w:hAnsi="Times New Roman" w:cs="Times New Roman"/>
          <w:sz w:val="24"/>
          <w:szCs w:val="24"/>
        </w:rPr>
        <w:t>at</w:t>
      </w:r>
      <w:r w:rsidR="00621748">
        <w:rPr>
          <w:rFonts w:ascii="Times New Roman" w:hAnsi="Times New Roman" w:cs="Times New Roman"/>
          <w:sz w:val="24"/>
          <w:szCs w:val="24"/>
        </w:rPr>
        <w:t xml:space="preserve"> </w:t>
      </w:r>
      <w:r w:rsidR="00DD0A48">
        <w:rPr>
          <w:rFonts w:ascii="Times New Roman" w:hAnsi="Times New Roman" w:cs="Times New Roman"/>
          <w:sz w:val="24"/>
          <w:szCs w:val="24"/>
        </w:rPr>
        <w:t>all</w:t>
      </w:r>
      <w:r w:rsidR="00621748">
        <w:rPr>
          <w:rFonts w:ascii="Times New Roman" w:hAnsi="Times New Roman" w:cs="Times New Roman"/>
          <w:sz w:val="24"/>
          <w:szCs w:val="24"/>
        </w:rPr>
        <w:t xml:space="preserve"> </w:t>
      </w:r>
      <w:r w:rsidR="00045F52">
        <w:rPr>
          <w:rFonts w:ascii="Times New Roman" w:hAnsi="Times New Roman" w:cs="Times New Roman"/>
          <w:sz w:val="24"/>
          <w:szCs w:val="24"/>
        </w:rPr>
        <w:t xml:space="preserve">the </w:t>
      </w:r>
      <w:r w:rsidR="00621748">
        <w:rPr>
          <w:rFonts w:ascii="Times New Roman" w:hAnsi="Times New Roman" w:cs="Times New Roman"/>
          <w:sz w:val="24"/>
          <w:szCs w:val="24"/>
        </w:rPr>
        <w:t xml:space="preserve">models </w:t>
      </w:r>
      <w:r w:rsidR="00045F52">
        <w:rPr>
          <w:rFonts w:ascii="Times New Roman" w:hAnsi="Times New Roman" w:cs="Times New Roman"/>
          <w:sz w:val="24"/>
          <w:szCs w:val="24"/>
        </w:rPr>
        <w:t>struggled to</w:t>
      </w:r>
      <w:r w:rsidR="00621748">
        <w:rPr>
          <w:rFonts w:ascii="Times New Roman" w:hAnsi="Times New Roman" w:cs="Times New Roman"/>
          <w:sz w:val="24"/>
          <w:szCs w:val="24"/>
        </w:rPr>
        <w:t xml:space="preserve"> predict novel GPCR-ligand interactions</w:t>
      </w:r>
      <w:r w:rsidR="00DD0A48">
        <w:rPr>
          <w:rFonts w:ascii="Times New Roman" w:hAnsi="Times New Roman" w:cs="Times New Roman"/>
          <w:sz w:val="24"/>
          <w:szCs w:val="24"/>
        </w:rPr>
        <w:t xml:space="preserve"> that </w:t>
      </w:r>
      <w:r w:rsidR="00045F52">
        <w:rPr>
          <w:rFonts w:ascii="Times New Roman" w:hAnsi="Times New Roman" w:cs="Times New Roman"/>
          <w:sz w:val="24"/>
          <w:szCs w:val="24"/>
        </w:rPr>
        <w:t>we</w:t>
      </w:r>
      <w:r w:rsidR="00DD0A48">
        <w:rPr>
          <w:rFonts w:ascii="Times New Roman" w:hAnsi="Times New Roman" w:cs="Times New Roman"/>
          <w:sz w:val="24"/>
          <w:szCs w:val="24"/>
        </w:rPr>
        <w:t>re absent in the training set</w:t>
      </w:r>
      <w:r w:rsidR="00621748">
        <w:rPr>
          <w:rFonts w:ascii="Times New Roman" w:hAnsi="Times New Roman" w:cs="Times New Roman"/>
          <w:sz w:val="24"/>
          <w:szCs w:val="24"/>
        </w:rPr>
        <w:t>.</w:t>
      </w:r>
    </w:p>
    <w:p w14:paraId="7954FCCC" w14:textId="36425E20" w:rsidR="002B1AB3" w:rsidRDefault="00217353" w:rsidP="00EA3BF3">
      <w:pPr>
        <w:spacing w:after="360" w:line="480" w:lineRule="auto"/>
        <w:rPr>
          <w:rFonts w:ascii="Times New Roman" w:hAnsi="Times New Roman" w:cs="Times New Roman"/>
          <w:sz w:val="24"/>
          <w:szCs w:val="24"/>
        </w:rPr>
      </w:pPr>
      <w:r w:rsidRPr="00217353">
        <w:rPr>
          <w:rFonts w:ascii="Times New Roman" w:hAnsi="Times New Roman" w:cs="Times New Roman"/>
          <w:sz w:val="24"/>
          <w:szCs w:val="24"/>
        </w:rPr>
        <w:lastRenderedPageBreak/>
        <w:t xml:space="preserve">We </w:t>
      </w:r>
      <w:r>
        <w:rPr>
          <w:rFonts w:ascii="Times New Roman" w:hAnsi="Times New Roman" w:cs="Times New Roman"/>
          <w:sz w:val="24"/>
          <w:szCs w:val="24"/>
        </w:rPr>
        <w:t xml:space="preserve">also </w:t>
      </w:r>
      <w:r w:rsidRPr="00217353">
        <w:rPr>
          <w:rFonts w:ascii="Times New Roman" w:hAnsi="Times New Roman" w:cs="Times New Roman"/>
          <w:sz w:val="24"/>
          <w:szCs w:val="24"/>
        </w:rPr>
        <w:t xml:space="preserve">examined performance metrics beyond </w:t>
      </w:r>
      <w:r w:rsidR="00822EB8">
        <w:rPr>
          <w:rFonts w:ascii="Times New Roman" w:hAnsi="Times New Roman" w:cs="Times New Roman"/>
          <w:sz w:val="24"/>
          <w:szCs w:val="24"/>
        </w:rPr>
        <w:t>AUROC</w:t>
      </w:r>
      <w:r w:rsidRPr="00217353">
        <w:rPr>
          <w:rFonts w:ascii="Times New Roman" w:hAnsi="Times New Roman" w:cs="Times New Roman"/>
          <w:sz w:val="24"/>
          <w:szCs w:val="24"/>
        </w:rPr>
        <w:t xml:space="preserve"> and observed consistent patterns across evaluation scenarios. We found that sensitivity consistently fell below specificity across all models and test sets </w:t>
      </w:r>
      <w:r w:rsidR="00DD0A48">
        <w:rPr>
          <w:rFonts w:ascii="Times New Roman" w:hAnsi="Times New Roman" w:cs="Times New Roman"/>
          <w:sz w:val="24"/>
          <w:szCs w:val="24"/>
        </w:rPr>
        <w:t>(</w:t>
      </w:r>
      <w:r w:rsidR="00DD0A48" w:rsidRPr="00DD0A48">
        <w:rPr>
          <w:rFonts w:ascii="Times New Roman" w:hAnsi="Times New Roman" w:cs="Times New Roman"/>
          <w:b/>
          <w:bCs/>
          <w:sz w:val="24"/>
          <w:szCs w:val="24"/>
        </w:rPr>
        <w:t>Tables 1-3</w:t>
      </w:r>
      <w:r w:rsidR="00DD0A48">
        <w:rPr>
          <w:rFonts w:ascii="Times New Roman" w:hAnsi="Times New Roman" w:cs="Times New Roman"/>
          <w:sz w:val="24"/>
          <w:szCs w:val="24"/>
        </w:rPr>
        <w:t>)</w:t>
      </w:r>
      <w:r>
        <w:rPr>
          <w:rFonts w:ascii="Times New Roman" w:hAnsi="Times New Roman" w:cs="Times New Roman"/>
          <w:sz w:val="24"/>
          <w:szCs w:val="24"/>
        </w:rPr>
        <w:t xml:space="preserve">, </w:t>
      </w:r>
      <w:r w:rsidRPr="00217353">
        <w:rPr>
          <w:rFonts w:ascii="Times New Roman" w:hAnsi="Times New Roman" w:cs="Times New Roman"/>
          <w:sz w:val="24"/>
          <w:szCs w:val="24"/>
        </w:rPr>
        <w:t>indicating greater difficulty in correctly identifying active interactions.</w:t>
      </w:r>
      <w:r>
        <w:rPr>
          <w:rFonts w:ascii="Times New Roman" w:hAnsi="Times New Roman" w:cs="Times New Roman"/>
          <w:sz w:val="24"/>
          <w:szCs w:val="24"/>
        </w:rPr>
        <w:t xml:space="preserve"> </w:t>
      </w:r>
      <w:r w:rsidRPr="00217353">
        <w:rPr>
          <w:rFonts w:ascii="Times New Roman" w:hAnsi="Times New Roman" w:cs="Times New Roman"/>
          <w:sz w:val="24"/>
          <w:szCs w:val="24"/>
        </w:rPr>
        <w:t>We observed that this sensitivity-specificity gap became more pronounced on the unseen proteins test set</w:t>
      </w:r>
      <w:r w:rsidR="00DB76D4">
        <w:rPr>
          <w:rFonts w:ascii="Times New Roman" w:hAnsi="Times New Roman" w:cs="Times New Roman"/>
          <w:sz w:val="24"/>
          <w:szCs w:val="24"/>
        </w:rPr>
        <w:t xml:space="preserve">, where the highest sensitivity was </w:t>
      </w:r>
      <w:r w:rsidR="00DD0A48">
        <w:rPr>
          <w:rFonts w:ascii="Times New Roman" w:hAnsi="Times New Roman" w:cs="Times New Roman"/>
          <w:sz w:val="24"/>
          <w:szCs w:val="24"/>
        </w:rPr>
        <w:t xml:space="preserve">only </w:t>
      </w:r>
      <w:r w:rsidR="00DB76D4">
        <w:rPr>
          <w:rFonts w:ascii="Times New Roman" w:hAnsi="Times New Roman" w:cs="Times New Roman"/>
          <w:sz w:val="24"/>
          <w:szCs w:val="24"/>
        </w:rPr>
        <w:t>0.</w:t>
      </w:r>
      <w:r w:rsidR="00DD0A48">
        <w:rPr>
          <w:rFonts w:ascii="Times New Roman" w:hAnsi="Times New Roman" w:cs="Times New Roman"/>
          <w:sz w:val="24"/>
          <w:szCs w:val="24"/>
        </w:rPr>
        <w:t>420</w:t>
      </w:r>
      <w:r w:rsidR="00DB76D4">
        <w:rPr>
          <w:rFonts w:ascii="Times New Roman" w:hAnsi="Times New Roman" w:cs="Times New Roman"/>
          <w:sz w:val="24"/>
          <w:szCs w:val="24"/>
        </w:rPr>
        <w:t xml:space="preserve"> for the </w:t>
      </w:r>
      <w:r w:rsidR="00DD0A48">
        <w:rPr>
          <w:rFonts w:ascii="Times New Roman" w:hAnsi="Times New Roman" w:cs="Times New Roman"/>
          <w:sz w:val="24"/>
          <w:szCs w:val="24"/>
        </w:rPr>
        <w:t>CA-Base</w:t>
      </w:r>
      <w:r w:rsidR="00DB76D4">
        <w:rPr>
          <w:rFonts w:ascii="Times New Roman" w:hAnsi="Times New Roman" w:cs="Times New Roman"/>
          <w:sz w:val="24"/>
          <w:szCs w:val="24"/>
        </w:rPr>
        <w:t xml:space="preserve"> model</w:t>
      </w:r>
      <w:r w:rsidR="00DD0A48">
        <w:rPr>
          <w:rFonts w:ascii="Times New Roman" w:hAnsi="Times New Roman" w:cs="Times New Roman"/>
          <w:sz w:val="24"/>
          <w:szCs w:val="24"/>
        </w:rPr>
        <w:t>, but specificity remained strong at 0.760</w:t>
      </w:r>
      <w:r w:rsidR="00DB76D4">
        <w:rPr>
          <w:rFonts w:ascii="Times New Roman" w:hAnsi="Times New Roman" w:cs="Times New Roman"/>
          <w:sz w:val="24"/>
          <w:szCs w:val="24"/>
        </w:rPr>
        <w:t xml:space="preserve">. </w:t>
      </w:r>
      <w:r>
        <w:rPr>
          <w:rFonts w:ascii="Times New Roman" w:hAnsi="Times New Roman" w:cs="Times New Roman"/>
          <w:sz w:val="24"/>
          <w:szCs w:val="24"/>
        </w:rPr>
        <w:t xml:space="preserve">In contrast, for the same CA-Base model, sensitivity was 0.795 in the validation set, while specificity was 0.827. </w:t>
      </w:r>
      <w:r w:rsidR="00DB76D4">
        <w:rPr>
          <w:rFonts w:ascii="Times New Roman" w:hAnsi="Times New Roman" w:cs="Times New Roman"/>
          <w:sz w:val="24"/>
          <w:szCs w:val="24"/>
        </w:rPr>
        <w:t xml:space="preserve">We also calculated MCC </w:t>
      </w:r>
      <w:r w:rsidR="00783824">
        <w:rPr>
          <w:rFonts w:ascii="Times New Roman" w:hAnsi="Times New Roman" w:cs="Times New Roman"/>
          <w:sz w:val="24"/>
          <w:szCs w:val="24"/>
        </w:rPr>
        <w:t xml:space="preserve">values </w:t>
      </w:r>
      <w:r w:rsidR="00DB76D4">
        <w:rPr>
          <w:rFonts w:ascii="Times New Roman" w:hAnsi="Times New Roman" w:cs="Times New Roman"/>
          <w:sz w:val="24"/>
          <w:szCs w:val="24"/>
        </w:rPr>
        <w:t xml:space="preserve">and </w:t>
      </w:r>
      <w:r w:rsidR="00783824" w:rsidRPr="00783824">
        <w:rPr>
          <w:rFonts w:ascii="Times New Roman" w:hAnsi="Times New Roman" w:cs="Times New Roman"/>
          <w:sz w:val="24"/>
          <w:szCs w:val="24"/>
        </w:rPr>
        <w:t xml:space="preserve">found </w:t>
      </w:r>
      <w:r w:rsidR="00783824">
        <w:rPr>
          <w:rFonts w:ascii="Times New Roman" w:hAnsi="Times New Roman" w:cs="Times New Roman"/>
          <w:sz w:val="24"/>
          <w:szCs w:val="24"/>
        </w:rPr>
        <w:t xml:space="preserve">that </w:t>
      </w:r>
      <w:r w:rsidR="00783824" w:rsidRPr="00783824">
        <w:rPr>
          <w:rFonts w:ascii="Times New Roman" w:hAnsi="Times New Roman" w:cs="Times New Roman"/>
          <w:sz w:val="24"/>
          <w:szCs w:val="24"/>
        </w:rPr>
        <w:t xml:space="preserve">they strongly correlated with </w:t>
      </w:r>
      <w:r w:rsidR="00822EB8">
        <w:rPr>
          <w:rFonts w:ascii="Times New Roman" w:hAnsi="Times New Roman" w:cs="Times New Roman"/>
          <w:sz w:val="24"/>
          <w:szCs w:val="24"/>
        </w:rPr>
        <w:t>AUROC</w:t>
      </w:r>
      <w:r>
        <w:rPr>
          <w:rFonts w:ascii="Times New Roman" w:hAnsi="Times New Roman" w:cs="Times New Roman"/>
          <w:sz w:val="24"/>
          <w:szCs w:val="24"/>
        </w:rPr>
        <w:t xml:space="preserve">, </w:t>
      </w:r>
      <w:r w:rsidRPr="00217353">
        <w:rPr>
          <w:rFonts w:ascii="Times New Roman" w:hAnsi="Times New Roman" w:cs="Times New Roman"/>
          <w:sz w:val="24"/>
          <w:szCs w:val="24"/>
        </w:rPr>
        <w:t xml:space="preserve">confirming that </w:t>
      </w:r>
      <w:r w:rsidR="00822EB8">
        <w:rPr>
          <w:rFonts w:ascii="Times New Roman" w:hAnsi="Times New Roman" w:cs="Times New Roman"/>
          <w:sz w:val="24"/>
          <w:szCs w:val="24"/>
        </w:rPr>
        <w:t>AUROC</w:t>
      </w:r>
      <w:r w:rsidRPr="00217353">
        <w:rPr>
          <w:rFonts w:ascii="Times New Roman" w:hAnsi="Times New Roman" w:cs="Times New Roman"/>
          <w:sz w:val="24"/>
          <w:szCs w:val="24"/>
        </w:rPr>
        <w:t xml:space="preserve"> appropriately capture</w:t>
      </w:r>
      <w:r w:rsidR="0011761B">
        <w:rPr>
          <w:rFonts w:ascii="Times New Roman" w:hAnsi="Times New Roman" w:cs="Times New Roman"/>
          <w:sz w:val="24"/>
          <w:szCs w:val="24"/>
        </w:rPr>
        <w:t>d</w:t>
      </w:r>
      <w:r w:rsidRPr="00217353">
        <w:rPr>
          <w:rFonts w:ascii="Times New Roman" w:hAnsi="Times New Roman" w:cs="Times New Roman"/>
          <w:sz w:val="24"/>
          <w:szCs w:val="24"/>
        </w:rPr>
        <w:t xml:space="preserve"> overall performance despite the modest class imbalance.</w:t>
      </w:r>
    </w:p>
    <w:p w14:paraId="6B94B78B" w14:textId="63C32EDD" w:rsidR="000608AC" w:rsidRPr="00EA3BF3" w:rsidRDefault="00DB76D4" w:rsidP="005E623B">
      <w:pPr>
        <w:spacing w:line="480" w:lineRule="auto"/>
        <w:rPr>
          <w:rFonts w:ascii="Times New Roman" w:hAnsi="Times New Roman" w:cs="Times New Roman"/>
          <w:b/>
          <w:bCs/>
          <w:sz w:val="24"/>
          <w:szCs w:val="24"/>
        </w:rPr>
      </w:pPr>
      <w:r w:rsidRPr="00EA3BF3">
        <w:rPr>
          <w:rFonts w:ascii="Times New Roman" w:hAnsi="Times New Roman" w:cs="Times New Roman"/>
          <w:b/>
          <w:bCs/>
          <w:sz w:val="24"/>
          <w:szCs w:val="24"/>
        </w:rPr>
        <w:t xml:space="preserve">Ligand </w:t>
      </w:r>
      <w:r w:rsidR="00A84CE4" w:rsidRPr="00EA3BF3">
        <w:rPr>
          <w:rFonts w:ascii="Times New Roman" w:hAnsi="Times New Roman" w:cs="Times New Roman"/>
          <w:b/>
          <w:bCs/>
          <w:sz w:val="24"/>
          <w:szCs w:val="24"/>
        </w:rPr>
        <w:t>s</w:t>
      </w:r>
      <w:r w:rsidRPr="00EA3BF3">
        <w:rPr>
          <w:rFonts w:ascii="Times New Roman" w:hAnsi="Times New Roman" w:cs="Times New Roman"/>
          <w:b/>
          <w:bCs/>
          <w:sz w:val="24"/>
          <w:szCs w:val="24"/>
        </w:rPr>
        <w:t>electivity</w:t>
      </w:r>
    </w:p>
    <w:p w14:paraId="14B3FFFE" w14:textId="1110E471" w:rsidR="00FA785D" w:rsidRDefault="00565C87" w:rsidP="005E623B">
      <w:pPr>
        <w:spacing w:line="480" w:lineRule="auto"/>
        <w:rPr>
          <w:rFonts w:ascii="Times New Roman" w:hAnsi="Times New Roman" w:cs="Times New Roman"/>
          <w:sz w:val="24"/>
          <w:szCs w:val="24"/>
        </w:rPr>
      </w:pPr>
      <w:r>
        <w:rPr>
          <w:rFonts w:ascii="Times New Roman" w:hAnsi="Times New Roman" w:cs="Times New Roman"/>
          <w:sz w:val="24"/>
          <w:szCs w:val="24"/>
        </w:rPr>
        <w:t>Structural similarity among GPCRs, particularly in the</w:t>
      </w:r>
      <w:r w:rsidR="004E5B52">
        <w:rPr>
          <w:rFonts w:ascii="Times New Roman" w:hAnsi="Times New Roman" w:cs="Times New Roman"/>
          <w:sz w:val="24"/>
          <w:szCs w:val="24"/>
        </w:rPr>
        <w:t>ir</w:t>
      </w:r>
      <w:r>
        <w:rPr>
          <w:rFonts w:ascii="Times New Roman" w:hAnsi="Times New Roman" w:cs="Times New Roman"/>
          <w:sz w:val="24"/>
          <w:szCs w:val="24"/>
        </w:rPr>
        <w:t xml:space="preserve"> seven transmembrane domain regions</w:t>
      </w:r>
      <w:r w:rsidR="004E5B52">
        <w:rPr>
          <w:rFonts w:ascii="Times New Roman" w:hAnsi="Times New Roman" w:cs="Times New Roman"/>
          <w:sz w:val="24"/>
          <w:szCs w:val="24"/>
        </w:rPr>
        <w:t xml:space="preserve">, </w:t>
      </w:r>
      <w:r>
        <w:rPr>
          <w:rFonts w:ascii="Times New Roman" w:hAnsi="Times New Roman" w:cs="Times New Roman"/>
          <w:sz w:val="24"/>
          <w:szCs w:val="24"/>
        </w:rPr>
        <w:t xml:space="preserve">often leads to off-target </w:t>
      </w:r>
      <w:r w:rsidR="00FA785D">
        <w:rPr>
          <w:rFonts w:ascii="Times New Roman" w:hAnsi="Times New Roman" w:cs="Times New Roman"/>
          <w:sz w:val="24"/>
          <w:szCs w:val="24"/>
        </w:rPr>
        <w:t>binding</w:t>
      </w:r>
      <w:r>
        <w:rPr>
          <w:rFonts w:ascii="Times New Roman" w:hAnsi="Times New Roman" w:cs="Times New Roman"/>
          <w:sz w:val="24"/>
          <w:szCs w:val="24"/>
        </w:rPr>
        <w:t xml:space="preserve"> among ligands, </w:t>
      </w:r>
      <w:r w:rsidR="00FA785D">
        <w:rPr>
          <w:rFonts w:ascii="Times New Roman" w:hAnsi="Times New Roman" w:cs="Times New Roman"/>
          <w:sz w:val="24"/>
          <w:szCs w:val="24"/>
        </w:rPr>
        <w:t>causing</w:t>
      </w:r>
      <w:r>
        <w:rPr>
          <w:rFonts w:ascii="Times New Roman" w:hAnsi="Times New Roman" w:cs="Times New Roman"/>
          <w:sz w:val="24"/>
          <w:szCs w:val="24"/>
        </w:rPr>
        <w:t xml:space="preserve"> interactions with unintended </w:t>
      </w:r>
      <w:r w:rsidR="00FA785D">
        <w:rPr>
          <w:rFonts w:ascii="Times New Roman" w:hAnsi="Times New Roman" w:cs="Times New Roman"/>
          <w:sz w:val="24"/>
          <w:szCs w:val="24"/>
        </w:rPr>
        <w:t>receptors</w:t>
      </w:r>
      <w:r>
        <w:rPr>
          <w:rFonts w:ascii="Times New Roman" w:hAnsi="Times New Roman" w:cs="Times New Roman"/>
          <w:sz w:val="24"/>
          <w:szCs w:val="24"/>
        </w:rPr>
        <w:t xml:space="preserve">. </w:t>
      </w:r>
      <w:r w:rsidR="00FA785D" w:rsidRPr="00FA785D">
        <w:rPr>
          <w:rFonts w:ascii="Times New Roman" w:hAnsi="Times New Roman" w:cs="Times New Roman"/>
          <w:sz w:val="24"/>
          <w:szCs w:val="24"/>
        </w:rPr>
        <w:t xml:space="preserve">Understanding and predicting this selectivity is critical for </w:t>
      </w:r>
      <w:r w:rsidR="00FA785D">
        <w:rPr>
          <w:rFonts w:ascii="Times New Roman" w:hAnsi="Times New Roman" w:cs="Times New Roman"/>
          <w:sz w:val="24"/>
          <w:szCs w:val="24"/>
        </w:rPr>
        <w:t xml:space="preserve">both </w:t>
      </w:r>
      <w:r w:rsidR="00FA785D" w:rsidRPr="00FA785D">
        <w:rPr>
          <w:rFonts w:ascii="Times New Roman" w:hAnsi="Times New Roman" w:cs="Times New Roman"/>
          <w:sz w:val="24"/>
          <w:szCs w:val="24"/>
        </w:rPr>
        <w:t xml:space="preserve">drug </w:t>
      </w:r>
      <w:r w:rsidR="00FA785D">
        <w:rPr>
          <w:rFonts w:ascii="Times New Roman" w:hAnsi="Times New Roman" w:cs="Times New Roman"/>
          <w:sz w:val="24"/>
          <w:szCs w:val="24"/>
        </w:rPr>
        <w:t>discovery and toxicity assessments</w:t>
      </w:r>
      <w:r w:rsidR="00FA785D" w:rsidRPr="00FA785D">
        <w:rPr>
          <w:rFonts w:ascii="Times New Roman" w:hAnsi="Times New Roman" w:cs="Times New Roman"/>
          <w:sz w:val="24"/>
          <w:szCs w:val="24"/>
        </w:rPr>
        <w:t>, as off-target activity can cause adverse effects. To assess our models</w:t>
      </w:r>
      <w:r w:rsidR="00A72AD8">
        <w:rPr>
          <w:rFonts w:ascii="Times New Roman" w:hAnsi="Times New Roman" w:cs="Times New Roman"/>
          <w:sz w:val="24"/>
          <w:szCs w:val="24"/>
        </w:rPr>
        <w:t>’</w:t>
      </w:r>
      <w:r w:rsidR="00FA785D" w:rsidRPr="00FA785D">
        <w:rPr>
          <w:rFonts w:ascii="Times New Roman" w:hAnsi="Times New Roman" w:cs="Times New Roman"/>
          <w:sz w:val="24"/>
          <w:szCs w:val="24"/>
        </w:rPr>
        <w:t xml:space="preserve"> ability to predict such patterns, we selected a subset of the unseen ligands test set </w:t>
      </w:r>
      <w:r w:rsidR="00FA785D">
        <w:rPr>
          <w:rFonts w:ascii="Times New Roman" w:hAnsi="Times New Roman" w:cs="Times New Roman"/>
          <w:sz w:val="24"/>
          <w:szCs w:val="24"/>
        </w:rPr>
        <w:t>consisting of</w:t>
      </w:r>
      <w:r w:rsidR="00FA785D" w:rsidRPr="00FA785D">
        <w:rPr>
          <w:rFonts w:ascii="Times New Roman" w:hAnsi="Times New Roman" w:cs="Times New Roman"/>
          <w:sz w:val="24"/>
          <w:szCs w:val="24"/>
        </w:rPr>
        <w:t xml:space="preserve"> ligands with at least five interactions (either active or inactive) across GPCRs. This focused dataset consisted of 717 GPCR-ligand interactions between 62 GPCRs and 100 unique ligands, with 169 active and 548 inactive interactions (</w:t>
      </w:r>
      <w:r w:rsidR="00FA785D">
        <w:rPr>
          <w:rFonts w:ascii="Times New Roman" w:hAnsi="Times New Roman" w:cs="Times New Roman"/>
          <w:sz w:val="24"/>
          <w:szCs w:val="24"/>
        </w:rPr>
        <w:t>24</w:t>
      </w:r>
      <w:r w:rsidR="00FA785D" w:rsidRPr="00FA785D">
        <w:rPr>
          <w:rFonts w:ascii="Times New Roman" w:hAnsi="Times New Roman" w:cs="Times New Roman"/>
          <w:sz w:val="24"/>
          <w:szCs w:val="24"/>
        </w:rPr>
        <w:t>% active).</w:t>
      </w:r>
    </w:p>
    <w:p w14:paraId="6C89F541" w14:textId="47BD8749" w:rsidR="00FA785D" w:rsidRDefault="00FA785D" w:rsidP="005E623B">
      <w:pPr>
        <w:spacing w:line="480" w:lineRule="auto"/>
        <w:rPr>
          <w:rFonts w:ascii="Times New Roman" w:hAnsi="Times New Roman" w:cs="Times New Roman"/>
          <w:sz w:val="24"/>
          <w:szCs w:val="24"/>
        </w:rPr>
      </w:pPr>
      <w:r w:rsidRPr="00FA785D">
        <w:rPr>
          <w:rFonts w:ascii="Times New Roman" w:hAnsi="Times New Roman" w:cs="Times New Roman"/>
          <w:sz w:val="24"/>
          <w:szCs w:val="24"/>
        </w:rPr>
        <w:t>We evaluated all seven models on this selectivity-focused dataset and found CA-</w:t>
      </w:r>
      <w:r w:rsidR="00EF038D">
        <w:rPr>
          <w:rFonts w:ascii="Times New Roman" w:hAnsi="Times New Roman" w:cs="Times New Roman"/>
          <w:sz w:val="24"/>
          <w:szCs w:val="24"/>
        </w:rPr>
        <w:t>Base</w:t>
      </w:r>
      <w:r w:rsidRPr="00FA785D">
        <w:rPr>
          <w:rFonts w:ascii="Times New Roman" w:hAnsi="Times New Roman" w:cs="Times New Roman"/>
          <w:sz w:val="24"/>
          <w:szCs w:val="24"/>
        </w:rPr>
        <w:t xml:space="preserve"> to be the best performing model with an </w:t>
      </w:r>
      <w:r w:rsidR="00822EB8">
        <w:rPr>
          <w:rFonts w:ascii="Times New Roman" w:hAnsi="Times New Roman" w:cs="Times New Roman"/>
          <w:sz w:val="24"/>
          <w:szCs w:val="24"/>
        </w:rPr>
        <w:t>AUROC</w:t>
      </w:r>
      <w:r w:rsidRPr="00FA785D">
        <w:rPr>
          <w:rFonts w:ascii="Times New Roman" w:hAnsi="Times New Roman" w:cs="Times New Roman"/>
          <w:sz w:val="24"/>
          <w:szCs w:val="24"/>
        </w:rPr>
        <w:t xml:space="preserve"> of 0.</w:t>
      </w:r>
      <w:r w:rsidR="00EF2430">
        <w:rPr>
          <w:rFonts w:ascii="Times New Roman" w:hAnsi="Times New Roman" w:cs="Times New Roman"/>
          <w:sz w:val="24"/>
          <w:szCs w:val="24"/>
        </w:rPr>
        <w:t>714</w:t>
      </w:r>
      <w:r w:rsidRPr="00FA785D">
        <w:rPr>
          <w:rFonts w:ascii="Times New Roman" w:hAnsi="Times New Roman" w:cs="Times New Roman"/>
          <w:sz w:val="24"/>
          <w:szCs w:val="24"/>
        </w:rPr>
        <w:t>, followed closely by CA-</w:t>
      </w:r>
      <w:r w:rsidR="00EF2430">
        <w:rPr>
          <w:rFonts w:ascii="Times New Roman" w:hAnsi="Times New Roman" w:cs="Times New Roman"/>
          <w:sz w:val="24"/>
          <w:szCs w:val="24"/>
        </w:rPr>
        <w:t>Lig</w:t>
      </w:r>
      <w:r w:rsidRPr="00FA785D">
        <w:rPr>
          <w:rFonts w:ascii="Times New Roman" w:hAnsi="Times New Roman" w:cs="Times New Roman"/>
          <w:sz w:val="24"/>
          <w:szCs w:val="24"/>
        </w:rPr>
        <w:t xml:space="preserve"> with </w:t>
      </w:r>
      <w:r w:rsidR="00A72AD8">
        <w:rPr>
          <w:rFonts w:ascii="Times New Roman" w:hAnsi="Times New Roman" w:cs="Times New Roman"/>
          <w:sz w:val="24"/>
          <w:szCs w:val="24"/>
        </w:rPr>
        <w:t xml:space="preserve">an AUROC of </w:t>
      </w:r>
      <w:r w:rsidRPr="00FA785D">
        <w:rPr>
          <w:rFonts w:ascii="Times New Roman" w:hAnsi="Times New Roman" w:cs="Times New Roman"/>
          <w:sz w:val="24"/>
          <w:szCs w:val="24"/>
        </w:rPr>
        <w:t>0.69</w:t>
      </w:r>
      <w:r w:rsidR="00EF2430">
        <w:rPr>
          <w:rFonts w:ascii="Times New Roman" w:hAnsi="Times New Roman" w:cs="Times New Roman"/>
          <w:sz w:val="24"/>
          <w:szCs w:val="24"/>
        </w:rPr>
        <w:t>8</w:t>
      </w:r>
      <w:r w:rsidRPr="00FA785D">
        <w:rPr>
          <w:rFonts w:ascii="Times New Roman" w:hAnsi="Times New Roman" w:cs="Times New Roman"/>
          <w:sz w:val="24"/>
          <w:szCs w:val="24"/>
        </w:rPr>
        <w:t xml:space="preserve"> (</w:t>
      </w:r>
      <w:r w:rsidR="00A72AD8" w:rsidRPr="00EA3BF3">
        <w:rPr>
          <w:rFonts w:ascii="Times New Roman" w:hAnsi="Times New Roman" w:cs="Times New Roman"/>
          <w:b/>
          <w:bCs/>
          <w:sz w:val="24"/>
          <w:szCs w:val="24"/>
        </w:rPr>
        <w:t xml:space="preserve">Supplementary </w:t>
      </w:r>
      <w:r w:rsidRPr="00FA785D">
        <w:rPr>
          <w:rFonts w:ascii="Times New Roman" w:hAnsi="Times New Roman" w:cs="Times New Roman"/>
          <w:b/>
          <w:bCs/>
          <w:sz w:val="24"/>
          <w:szCs w:val="24"/>
        </w:rPr>
        <w:t>Figure S4</w:t>
      </w:r>
      <w:r w:rsidRPr="00FA785D">
        <w:rPr>
          <w:rFonts w:ascii="Times New Roman" w:hAnsi="Times New Roman" w:cs="Times New Roman"/>
          <w:sz w:val="24"/>
          <w:szCs w:val="24"/>
        </w:rPr>
        <w:t xml:space="preserve"> and </w:t>
      </w:r>
      <w:r w:rsidR="00A72AD8" w:rsidRPr="00EA3BF3">
        <w:rPr>
          <w:rFonts w:ascii="Times New Roman" w:hAnsi="Times New Roman" w:cs="Times New Roman"/>
          <w:b/>
          <w:bCs/>
          <w:sz w:val="24"/>
          <w:szCs w:val="24"/>
        </w:rPr>
        <w:t xml:space="preserve">Supplementary </w:t>
      </w:r>
      <w:r w:rsidRPr="00FA785D">
        <w:rPr>
          <w:rFonts w:ascii="Times New Roman" w:hAnsi="Times New Roman" w:cs="Times New Roman"/>
          <w:b/>
          <w:bCs/>
          <w:sz w:val="24"/>
          <w:szCs w:val="24"/>
        </w:rPr>
        <w:t>Table S2</w:t>
      </w:r>
      <w:r w:rsidRPr="00FA785D">
        <w:rPr>
          <w:rFonts w:ascii="Times New Roman" w:hAnsi="Times New Roman" w:cs="Times New Roman"/>
          <w:sz w:val="24"/>
          <w:szCs w:val="24"/>
        </w:rPr>
        <w:t xml:space="preserve">), with no significant difference between them. The performance hierarchy among the models reflected the pattern </w:t>
      </w:r>
      <w:r>
        <w:rPr>
          <w:rFonts w:ascii="Times New Roman" w:hAnsi="Times New Roman" w:cs="Times New Roman"/>
          <w:sz w:val="24"/>
          <w:szCs w:val="24"/>
        </w:rPr>
        <w:lastRenderedPageBreak/>
        <w:t>seen</w:t>
      </w:r>
      <w:r w:rsidRPr="00FA785D">
        <w:rPr>
          <w:rFonts w:ascii="Times New Roman" w:hAnsi="Times New Roman" w:cs="Times New Roman"/>
          <w:sz w:val="24"/>
          <w:szCs w:val="24"/>
        </w:rPr>
        <w:t xml:space="preserve"> for the larger unseen ligands test set, with CA-Prot again occupying the lowest position (</w:t>
      </w:r>
      <w:r w:rsidR="00822EB8">
        <w:rPr>
          <w:rFonts w:ascii="Times New Roman" w:hAnsi="Times New Roman" w:cs="Times New Roman"/>
          <w:sz w:val="24"/>
          <w:szCs w:val="24"/>
        </w:rPr>
        <w:t>AUROC</w:t>
      </w:r>
      <w:r w:rsidRPr="00FA785D">
        <w:rPr>
          <w:rFonts w:ascii="Times New Roman" w:hAnsi="Times New Roman" w:cs="Times New Roman"/>
          <w:sz w:val="24"/>
          <w:szCs w:val="24"/>
        </w:rPr>
        <w:t>: 0.553). For the best performing CA-</w:t>
      </w:r>
      <w:r w:rsidR="00EF2430">
        <w:rPr>
          <w:rFonts w:ascii="Times New Roman" w:hAnsi="Times New Roman" w:cs="Times New Roman"/>
          <w:sz w:val="24"/>
          <w:szCs w:val="24"/>
        </w:rPr>
        <w:t>Base</w:t>
      </w:r>
      <w:r w:rsidRPr="00FA785D">
        <w:rPr>
          <w:rFonts w:ascii="Times New Roman" w:hAnsi="Times New Roman" w:cs="Times New Roman"/>
          <w:sz w:val="24"/>
          <w:szCs w:val="24"/>
        </w:rPr>
        <w:t xml:space="preserve"> model, we observed </w:t>
      </w:r>
      <w:r w:rsidR="00A72AD8">
        <w:rPr>
          <w:rFonts w:ascii="Times New Roman" w:hAnsi="Times New Roman" w:cs="Times New Roman"/>
          <w:sz w:val="24"/>
          <w:szCs w:val="24"/>
        </w:rPr>
        <w:t xml:space="preserve">a </w:t>
      </w:r>
      <w:r w:rsidRPr="00FA785D">
        <w:rPr>
          <w:rFonts w:ascii="Times New Roman" w:hAnsi="Times New Roman" w:cs="Times New Roman"/>
          <w:sz w:val="24"/>
          <w:szCs w:val="24"/>
        </w:rPr>
        <w:t>sensitivity of 0.5</w:t>
      </w:r>
      <w:r w:rsidR="00EF2430">
        <w:rPr>
          <w:rFonts w:ascii="Times New Roman" w:hAnsi="Times New Roman" w:cs="Times New Roman"/>
          <w:sz w:val="24"/>
          <w:szCs w:val="24"/>
        </w:rPr>
        <w:t>57</w:t>
      </w:r>
      <w:r w:rsidR="0011761B">
        <w:rPr>
          <w:rFonts w:ascii="Times New Roman" w:hAnsi="Times New Roman" w:cs="Times New Roman"/>
          <w:sz w:val="24"/>
          <w:szCs w:val="24"/>
        </w:rPr>
        <w:t>,</w:t>
      </w:r>
      <w:r w:rsidRPr="00FA785D">
        <w:rPr>
          <w:rFonts w:ascii="Times New Roman" w:hAnsi="Times New Roman" w:cs="Times New Roman"/>
          <w:sz w:val="24"/>
          <w:szCs w:val="24"/>
        </w:rPr>
        <w:t xml:space="preserve"> </w:t>
      </w:r>
      <w:r w:rsidR="00A72AD8">
        <w:rPr>
          <w:rFonts w:ascii="Times New Roman" w:hAnsi="Times New Roman" w:cs="Times New Roman"/>
          <w:sz w:val="24"/>
          <w:szCs w:val="24"/>
        </w:rPr>
        <w:t>but</w:t>
      </w:r>
      <w:r w:rsidRPr="00FA785D">
        <w:rPr>
          <w:rFonts w:ascii="Times New Roman" w:hAnsi="Times New Roman" w:cs="Times New Roman"/>
          <w:sz w:val="24"/>
          <w:szCs w:val="24"/>
        </w:rPr>
        <w:t xml:space="preserve"> specificity reached 0.8</w:t>
      </w:r>
      <w:r w:rsidR="00C44162">
        <w:rPr>
          <w:rFonts w:ascii="Times New Roman" w:hAnsi="Times New Roman" w:cs="Times New Roman"/>
          <w:sz w:val="24"/>
          <w:szCs w:val="24"/>
        </w:rPr>
        <w:t>7</w:t>
      </w:r>
      <w:r w:rsidRPr="00FA785D">
        <w:rPr>
          <w:rFonts w:ascii="Times New Roman" w:hAnsi="Times New Roman" w:cs="Times New Roman"/>
          <w:sz w:val="24"/>
          <w:szCs w:val="24"/>
        </w:rPr>
        <w:t>2, consistent with the pattern of greater difficulty in predicting active interactions.</w:t>
      </w:r>
    </w:p>
    <w:p w14:paraId="38F503CC" w14:textId="4E75607C" w:rsidR="00565C87" w:rsidRDefault="00E079D1" w:rsidP="00EA3BF3">
      <w:pPr>
        <w:spacing w:after="360" w:line="480" w:lineRule="auto"/>
        <w:rPr>
          <w:rFonts w:ascii="Times New Roman" w:hAnsi="Times New Roman" w:cs="Times New Roman"/>
          <w:sz w:val="24"/>
          <w:szCs w:val="24"/>
        </w:rPr>
      </w:pPr>
      <w:r>
        <w:rPr>
          <w:rFonts w:ascii="Times New Roman" w:hAnsi="Times New Roman" w:cs="Times New Roman"/>
          <w:sz w:val="24"/>
          <w:szCs w:val="24"/>
        </w:rPr>
        <w:t>We observed that</w:t>
      </w:r>
      <w:r w:rsidR="00FA785D" w:rsidRPr="00FA785D">
        <w:rPr>
          <w:rFonts w:ascii="Times New Roman" w:hAnsi="Times New Roman" w:cs="Times New Roman"/>
          <w:sz w:val="24"/>
          <w:szCs w:val="24"/>
        </w:rPr>
        <w:t xml:space="preserve"> all </w:t>
      </w:r>
      <w:r w:rsidR="00A72AD8">
        <w:rPr>
          <w:rFonts w:ascii="Times New Roman" w:hAnsi="Times New Roman" w:cs="Times New Roman"/>
          <w:sz w:val="24"/>
          <w:szCs w:val="24"/>
        </w:rPr>
        <w:t xml:space="preserve">the </w:t>
      </w:r>
      <w:r w:rsidR="00FA785D" w:rsidRPr="00FA785D">
        <w:rPr>
          <w:rFonts w:ascii="Times New Roman" w:hAnsi="Times New Roman" w:cs="Times New Roman"/>
          <w:sz w:val="24"/>
          <w:szCs w:val="24"/>
        </w:rPr>
        <w:t xml:space="preserve">models showed </w:t>
      </w:r>
      <w:r w:rsidR="00B31A93" w:rsidRPr="00FA785D">
        <w:rPr>
          <w:rFonts w:ascii="Times New Roman" w:hAnsi="Times New Roman" w:cs="Times New Roman"/>
          <w:sz w:val="24"/>
          <w:szCs w:val="24"/>
        </w:rPr>
        <w:t>reduced</w:t>
      </w:r>
      <w:r w:rsidR="00FA785D" w:rsidRPr="00FA785D">
        <w:rPr>
          <w:rFonts w:ascii="Times New Roman" w:hAnsi="Times New Roman" w:cs="Times New Roman"/>
          <w:sz w:val="24"/>
          <w:szCs w:val="24"/>
        </w:rPr>
        <w:t xml:space="preserve"> performance on this </w:t>
      </w:r>
      <w:r w:rsidR="00B31A93">
        <w:rPr>
          <w:rFonts w:ascii="Times New Roman" w:hAnsi="Times New Roman" w:cs="Times New Roman"/>
          <w:sz w:val="24"/>
          <w:szCs w:val="24"/>
        </w:rPr>
        <w:t xml:space="preserve">selectivity </w:t>
      </w:r>
      <w:r w:rsidR="00FA785D" w:rsidRPr="00FA785D">
        <w:rPr>
          <w:rFonts w:ascii="Times New Roman" w:hAnsi="Times New Roman" w:cs="Times New Roman"/>
          <w:sz w:val="24"/>
          <w:szCs w:val="24"/>
        </w:rPr>
        <w:t>dataset compared to the full unseen ligands test set</w:t>
      </w:r>
      <w:r>
        <w:rPr>
          <w:rFonts w:ascii="Times New Roman" w:hAnsi="Times New Roman" w:cs="Times New Roman"/>
          <w:sz w:val="24"/>
          <w:szCs w:val="24"/>
        </w:rPr>
        <w:t xml:space="preserve">, with the </w:t>
      </w:r>
      <w:r w:rsidRPr="00E079D1">
        <w:rPr>
          <w:rFonts w:ascii="Times New Roman" w:hAnsi="Times New Roman" w:cs="Times New Roman"/>
          <w:sz w:val="24"/>
          <w:szCs w:val="24"/>
        </w:rPr>
        <w:t xml:space="preserve">most </w:t>
      </w:r>
      <w:r w:rsidR="00B31A93" w:rsidRPr="00E079D1">
        <w:rPr>
          <w:rFonts w:ascii="Times New Roman" w:hAnsi="Times New Roman" w:cs="Times New Roman"/>
          <w:sz w:val="24"/>
          <w:szCs w:val="24"/>
        </w:rPr>
        <w:t>extensive</w:t>
      </w:r>
      <w:r w:rsidRPr="00E079D1">
        <w:rPr>
          <w:rFonts w:ascii="Times New Roman" w:hAnsi="Times New Roman" w:cs="Times New Roman"/>
          <w:sz w:val="24"/>
          <w:szCs w:val="24"/>
        </w:rPr>
        <w:t xml:space="preserve"> </w:t>
      </w:r>
      <w:r w:rsidR="00B31A93" w:rsidRPr="00E079D1">
        <w:rPr>
          <w:rFonts w:ascii="Times New Roman" w:hAnsi="Times New Roman" w:cs="Times New Roman"/>
          <w:sz w:val="24"/>
          <w:szCs w:val="24"/>
        </w:rPr>
        <w:t>drop</w:t>
      </w:r>
      <w:r w:rsidRPr="00E079D1">
        <w:rPr>
          <w:rFonts w:ascii="Times New Roman" w:hAnsi="Times New Roman" w:cs="Times New Roman"/>
          <w:sz w:val="24"/>
          <w:szCs w:val="24"/>
        </w:rPr>
        <w:t xml:space="preserve"> occurring in sensitivity </w:t>
      </w:r>
      <w:r>
        <w:rPr>
          <w:rFonts w:ascii="Times New Roman" w:hAnsi="Times New Roman" w:cs="Times New Roman"/>
          <w:sz w:val="24"/>
          <w:szCs w:val="24"/>
        </w:rPr>
        <w:t>(</w:t>
      </w:r>
      <w:r w:rsidR="00A72AD8">
        <w:rPr>
          <w:rFonts w:ascii="Times New Roman" w:hAnsi="Times New Roman" w:cs="Times New Roman"/>
          <w:sz w:val="24"/>
          <w:szCs w:val="24"/>
        </w:rPr>
        <w:t xml:space="preserve">from </w:t>
      </w:r>
      <w:r>
        <w:rPr>
          <w:rFonts w:ascii="Times New Roman" w:hAnsi="Times New Roman" w:cs="Times New Roman"/>
          <w:sz w:val="24"/>
          <w:szCs w:val="24"/>
        </w:rPr>
        <w:t xml:space="preserve">0.656 to 0.506 for CA-Lig). This suggests that </w:t>
      </w:r>
      <w:r w:rsidRPr="00FA785D">
        <w:rPr>
          <w:rFonts w:ascii="Times New Roman" w:hAnsi="Times New Roman" w:cs="Times New Roman"/>
          <w:sz w:val="24"/>
          <w:szCs w:val="24"/>
        </w:rPr>
        <w:t xml:space="preserve">predicting </w:t>
      </w:r>
      <w:r>
        <w:rPr>
          <w:rFonts w:ascii="Times New Roman" w:hAnsi="Times New Roman" w:cs="Times New Roman"/>
          <w:sz w:val="24"/>
          <w:szCs w:val="24"/>
        </w:rPr>
        <w:t>ligand</w:t>
      </w:r>
      <w:r w:rsidRPr="00FA785D">
        <w:rPr>
          <w:rFonts w:ascii="Times New Roman" w:hAnsi="Times New Roman" w:cs="Times New Roman"/>
          <w:sz w:val="24"/>
          <w:szCs w:val="24"/>
        </w:rPr>
        <w:t xml:space="preserve"> selectivity among structurally similar GPCRs</w:t>
      </w:r>
      <w:r>
        <w:rPr>
          <w:rFonts w:ascii="Times New Roman" w:hAnsi="Times New Roman" w:cs="Times New Roman"/>
          <w:sz w:val="24"/>
          <w:szCs w:val="24"/>
        </w:rPr>
        <w:t xml:space="preserve"> presents an additional challenge beyond predicting interactions with structurally dissimilar ligands. </w:t>
      </w:r>
      <w:r w:rsidRPr="00E079D1">
        <w:rPr>
          <w:rFonts w:ascii="Times New Roman" w:hAnsi="Times New Roman" w:cs="Times New Roman"/>
          <w:sz w:val="24"/>
          <w:szCs w:val="24"/>
        </w:rPr>
        <w:t>We attribute this difficulty to the dual challenge faced by models on this dataset</w:t>
      </w:r>
      <w:r w:rsidR="00A72AD8">
        <w:rPr>
          <w:rFonts w:ascii="Times New Roman" w:hAnsi="Times New Roman" w:cs="Times New Roman"/>
          <w:sz w:val="24"/>
          <w:szCs w:val="24"/>
        </w:rPr>
        <w:t>:</w:t>
      </w:r>
      <w:r w:rsidRPr="00E079D1">
        <w:rPr>
          <w:rFonts w:ascii="Times New Roman" w:hAnsi="Times New Roman" w:cs="Times New Roman"/>
          <w:sz w:val="24"/>
          <w:szCs w:val="24"/>
        </w:rPr>
        <w:t xml:space="preserve"> not only must they extrapolate to novel chemical scaffolds (as ligands were selected from unique clusters with </w:t>
      </w:r>
      <w:r w:rsidR="00A72AD8">
        <w:rPr>
          <w:rFonts w:ascii="Times New Roman" w:hAnsi="Times New Roman" w:cs="Times New Roman"/>
          <w:sz w:val="24"/>
          <w:szCs w:val="24"/>
        </w:rPr>
        <w:t xml:space="preserve">a </w:t>
      </w:r>
      <w:r w:rsidRPr="00E079D1">
        <w:rPr>
          <w:rFonts w:ascii="Times New Roman" w:hAnsi="Times New Roman" w:cs="Times New Roman"/>
          <w:sz w:val="24"/>
          <w:szCs w:val="24"/>
        </w:rPr>
        <w:t>mean Tanimoto similarity of 0.48 to</w:t>
      </w:r>
      <w:r w:rsidR="00B31A93">
        <w:rPr>
          <w:rFonts w:ascii="Times New Roman" w:hAnsi="Times New Roman" w:cs="Times New Roman"/>
          <w:sz w:val="24"/>
          <w:szCs w:val="24"/>
        </w:rPr>
        <w:t xml:space="preserve"> the</w:t>
      </w:r>
      <w:r w:rsidRPr="00E079D1">
        <w:rPr>
          <w:rFonts w:ascii="Times New Roman" w:hAnsi="Times New Roman" w:cs="Times New Roman"/>
          <w:sz w:val="24"/>
          <w:szCs w:val="24"/>
        </w:rPr>
        <w:t xml:space="preserve"> training</w:t>
      </w:r>
      <w:r>
        <w:rPr>
          <w:rFonts w:ascii="Times New Roman" w:hAnsi="Times New Roman" w:cs="Times New Roman"/>
          <w:sz w:val="24"/>
          <w:szCs w:val="24"/>
        </w:rPr>
        <w:t xml:space="preserve"> set</w:t>
      </w:r>
      <w:r w:rsidRPr="00E079D1">
        <w:rPr>
          <w:rFonts w:ascii="Times New Roman" w:hAnsi="Times New Roman" w:cs="Times New Roman"/>
          <w:sz w:val="24"/>
          <w:szCs w:val="24"/>
        </w:rPr>
        <w:t xml:space="preserve">), but they must also discriminate between closely related GPCRs that share high sequence identity (often &gt;70% in transmembrane regions) yet exhibit distinct ligand selectivity profiles. </w:t>
      </w:r>
      <w:r w:rsidRPr="00FA785D">
        <w:rPr>
          <w:rFonts w:ascii="Times New Roman" w:hAnsi="Times New Roman" w:cs="Times New Roman"/>
          <w:sz w:val="24"/>
          <w:szCs w:val="24"/>
        </w:rPr>
        <w:t xml:space="preserve">This difficulty likely </w:t>
      </w:r>
      <w:r>
        <w:rPr>
          <w:rFonts w:ascii="Times New Roman" w:hAnsi="Times New Roman" w:cs="Times New Roman"/>
          <w:sz w:val="24"/>
          <w:szCs w:val="24"/>
        </w:rPr>
        <w:t>arises</w:t>
      </w:r>
      <w:r w:rsidRPr="00FA785D">
        <w:rPr>
          <w:rFonts w:ascii="Times New Roman" w:hAnsi="Times New Roman" w:cs="Times New Roman"/>
          <w:sz w:val="24"/>
          <w:szCs w:val="24"/>
        </w:rPr>
        <w:t xml:space="preserve"> from subtle differences in binding pocket residues that determine selectivity, which may not be fully captured by </w:t>
      </w:r>
      <w:r>
        <w:rPr>
          <w:rFonts w:ascii="Times New Roman" w:hAnsi="Times New Roman" w:cs="Times New Roman"/>
          <w:sz w:val="24"/>
          <w:szCs w:val="24"/>
        </w:rPr>
        <w:t xml:space="preserve">our </w:t>
      </w:r>
      <w:r w:rsidRPr="00FA785D">
        <w:rPr>
          <w:rFonts w:ascii="Times New Roman" w:hAnsi="Times New Roman" w:cs="Times New Roman"/>
          <w:sz w:val="24"/>
          <w:szCs w:val="24"/>
        </w:rPr>
        <w:t>sequence-based protein representations.</w:t>
      </w:r>
    </w:p>
    <w:p w14:paraId="3C440513" w14:textId="31384C35" w:rsidR="0049411E" w:rsidRPr="00EA3BF3" w:rsidRDefault="0049411E" w:rsidP="005E623B">
      <w:pPr>
        <w:spacing w:line="480" w:lineRule="auto"/>
        <w:rPr>
          <w:rFonts w:ascii="Times New Roman" w:hAnsi="Times New Roman" w:cs="Times New Roman"/>
          <w:b/>
          <w:bCs/>
          <w:sz w:val="24"/>
          <w:szCs w:val="24"/>
        </w:rPr>
      </w:pPr>
      <w:r w:rsidRPr="00EA3BF3">
        <w:rPr>
          <w:rFonts w:ascii="Times New Roman" w:hAnsi="Times New Roman" w:cs="Times New Roman"/>
          <w:b/>
          <w:bCs/>
          <w:sz w:val="24"/>
          <w:szCs w:val="24"/>
        </w:rPr>
        <w:t xml:space="preserve">Individual GPCR </w:t>
      </w:r>
      <w:r w:rsidR="00A84CE4" w:rsidRPr="00EA3BF3">
        <w:rPr>
          <w:rFonts w:ascii="Times New Roman" w:hAnsi="Times New Roman" w:cs="Times New Roman"/>
          <w:b/>
          <w:bCs/>
          <w:sz w:val="24"/>
          <w:szCs w:val="24"/>
        </w:rPr>
        <w:t>p</w:t>
      </w:r>
      <w:r w:rsidRPr="00EA3BF3">
        <w:rPr>
          <w:rFonts w:ascii="Times New Roman" w:hAnsi="Times New Roman" w:cs="Times New Roman"/>
          <w:b/>
          <w:bCs/>
          <w:sz w:val="24"/>
          <w:szCs w:val="24"/>
        </w:rPr>
        <w:t xml:space="preserve">erformance </w:t>
      </w:r>
      <w:r w:rsidR="00A84CE4" w:rsidRPr="00EA3BF3">
        <w:rPr>
          <w:rFonts w:ascii="Times New Roman" w:hAnsi="Times New Roman" w:cs="Times New Roman"/>
          <w:b/>
          <w:bCs/>
          <w:sz w:val="24"/>
          <w:szCs w:val="24"/>
        </w:rPr>
        <w:t>a</w:t>
      </w:r>
      <w:r w:rsidRPr="00EA3BF3">
        <w:rPr>
          <w:rFonts w:ascii="Times New Roman" w:hAnsi="Times New Roman" w:cs="Times New Roman"/>
          <w:b/>
          <w:bCs/>
          <w:sz w:val="24"/>
          <w:szCs w:val="24"/>
        </w:rPr>
        <w:t>nalysis</w:t>
      </w:r>
    </w:p>
    <w:p w14:paraId="0106877C" w14:textId="1826725C" w:rsidR="00CF553C" w:rsidRDefault="0049411E" w:rsidP="005E623B">
      <w:pPr>
        <w:spacing w:line="480" w:lineRule="auto"/>
        <w:rPr>
          <w:rFonts w:ascii="Times New Roman" w:hAnsi="Times New Roman" w:cs="Times New Roman"/>
          <w:sz w:val="24"/>
          <w:szCs w:val="24"/>
        </w:rPr>
      </w:pPr>
      <w:r w:rsidRPr="0049411E">
        <w:rPr>
          <w:rFonts w:ascii="Times New Roman" w:hAnsi="Times New Roman" w:cs="Times New Roman"/>
          <w:sz w:val="24"/>
          <w:szCs w:val="24"/>
        </w:rPr>
        <w:t xml:space="preserve">While the unseen ligands test set evaluated model performance on novel chemical scaffolds, the unseen proteins test set provided </w:t>
      </w:r>
      <w:r w:rsidR="00173F6D">
        <w:rPr>
          <w:rFonts w:ascii="Times New Roman" w:hAnsi="Times New Roman" w:cs="Times New Roman"/>
          <w:sz w:val="24"/>
          <w:szCs w:val="24"/>
        </w:rPr>
        <w:t>more</w:t>
      </w:r>
      <w:r w:rsidRPr="0049411E">
        <w:rPr>
          <w:rFonts w:ascii="Times New Roman" w:hAnsi="Times New Roman" w:cs="Times New Roman"/>
          <w:sz w:val="24"/>
          <w:szCs w:val="24"/>
        </w:rPr>
        <w:t xml:space="preserve"> insight into how models generalize to novel GPCRs</w:t>
      </w:r>
      <w:r>
        <w:rPr>
          <w:rFonts w:ascii="Times New Roman" w:hAnsi="Times New Roman" w:cs="Times New Roman"/>
          <w:sz w:val="24"/>
          <w:szCs w:val="24"/>
        </w:rPr>
        <w:t xml:space="preserve"> and into the inner workings of the model predictions.</w:t>
      </w:r>
      <w:r w:rsidR="00CF553C">
        <w:rPr>
          <w:rFonts w:ascii="Times New Roman" w:hAnsi="Times New Roman" w:cs="Times New Roman"/>
          <w:sz w:val="24"/>
          <w:szCs w:val="24"/>
        </w:rPr>
        <w:t xml:space="preserve"> </w:t>
      </w:r>
      <w:r w:rsidR="00173F6D" w:rsidRPr="00EA3BF3">
        <w:rPr>
          <w:rFonts w:ascii="Times New Roman" w:hAnsi="Times New Roman" w:cs="Times New Roman"/>
          <w:b/>
          <w:bCs/>
          <w:sz w:val="24"/>
          <w:szCs w:val="24"/>
        </w:rPr>
        <w:t>Supplementary Figure S5</w:t>
      </w:r>
      <w:r w:rsidR="003341A6">
        <w:rPr>
          <w:rFonts w:ascii="Times New Roman" w:hAnsi="Times New Roman" w:cs="Times New Roman"/>
          <w:sz w:val="24"/>
          <w:szCs w:val="24"/>
        </w:rPr>
        <w:t xml:space="preserve"> show</w:t>
      </w:r>
      <w:r w:rsidR="00173F6D">
        <w:rPr>
          <w:rFonts w:ascii="Times New Roman" w:hAnsi="Times New Roman" w:cs="Times New Roman"/>
          <w:sz w:val="24"/>
          <w:szCs w:val="24"/>
        </w:rPr>
        <w:t>s</w:t>
      </w:r>
      <w:r w:rsidR="003341A6">
        <w:rPr>
          <w:rFonts w:ascii="Times New Roman" w:hAnsi="Times New Roman" w:cs="Times New Roman"/>
          <w:sz w:val="24"/>
          <w:szCs w:val="24"/>
        </w:rPr>
        <w:t xml:space="preserve"> the diversity of the GPCRs in our dataset using a phylogenetic tree </w:t>
      </w:r>
      <w:r>
        <w:rPr>
          <w:rFonts w:ascii="Times New Roman" w:hAnsi="Times New Roman" w:cs="Times New Roman"/>
          <w:sz w:val="24"/>
          <w:szCs w:val="24"/>
        </w:rPr>
        <w:t>constructed from the entire sequence</w:t>
      </w:r>
      <w:r w:rsidR="003341A6">
        <w:rPr>
          <w:rFonts w:ascii="Times New Roman" w:hAnsi="Times New Roman" w:cs="Times New Roman"/>
          <w:sz w:val="24"/>
          <w:szCs w:val="24"/>
        </w:rPr>
        <w:t xml:space="preserve">. </w:t>
      </w:r>
      <w:r w:rsidR="009C28E4">
        <w:rPr>
          <w:rFonts w:ascii="Times New Roman" w:hAnsi="Times New Roman" w:cs="Times New Roman"/>
          <w:sz w:val="24"/>
          <w:szCs w:val="24"/>
        </w:rPr>
        <w:t xml:space="preserve">The </w:t>
      </w:r>
      <w:r w:rsidR="00173F6D">
        <w:rPr>
          <w:rFonts w:ascii="Times New Roman" w:hAnsi="Times New Roman" w:cs="Times New Roman"/>
          <w:sz w:val="24"/>
          <w:szCs w:val="24"/>
        </w:rPr>
        <w:t>nine</w:t>
      </w:r>
      <w:r w:rsidR="009C28E4">
        <w:rPr>
          <w:rFonts w:ascii="Times New Roman" w:hAnsi="Times New Roman" w:cs="Times New Roman"/>
          <w:sz w:val="24"/>
          <w:szCs w:val="24"/>
        </w:rPr>
        <w:t xml:space="preserve"> unseen proteins in our test set (</w:t>
      </w:r>
      <w:r w:rsidR="00173F6D" w:rsidRPr="00EA3BF3">
        <w:rPr>
          <w:rFonts w:ascii="Times New Roman" w:hAnsi="Times New Roman" w:cs="Times New Roman"/>
          <w:b/>
          <w:bCs/>
          <w:sz w:val="24"/>
          <w:szCs w:val="24"/>
        </w:rPr>
        <w:t xml:space="preserve">Supplementary </w:t>
      </w:r>
      <w:r w:rsidR="009C28E4" w:rsidRPr="009C28E4">
        <w:rPr>
          <w:rFonts w:ascii="Times New Roman" w:hAnsi="Times New Roman" w:cs="Times New Roman"/>
          <w:b/>
          <w:bCs/>
          <w:sz w:val="24"/>
          <w:szCs w:val="24"/>
        </w:rPr>
        <w:t>Table S1</w:t>
      </w:r>
      <w:r w:rsidR="009C28E4">
        <w:rPr>
          <w:rFonts w:ascii="Times New Roman" w:hAnsi="Times New Roman" w:cs="Times New Roman"/>
          <w:sz w:val="24"/>
          <w:szCs w:val="24"/>
        </w:rPr>
        <w:t xml:space="preserve">) </w:t>
      </w:r>
      <w:r w:rsidR="00CF553C" w:rsidRPr="00CF553C">
        <w:rPr>
          <w:rFonts w:ascii="Times New Roman" w:hAnsi="Times New Roman" w:cs="Times New Roman"/>
          <w:sz w:val="24"/>
          <w:szCs w:val="24"/>
        </w:rPr>
        <w:t xml:space="preserve">represented </w:t>
      </w:r>
      <w:r w:rsidR="00F66115">
        <w:rPr>
          <w:rFonts w:ascii="Times New Roman" w:hAnsi="Times New Roman" w:cs="Times New Roman"/>
          <w:sz w:val="24"/>
          <w:szCs w:val="24"/>
        </w:rPr>
        <w:t>different GPCR families</w:t>
      </w:r>
      <w:r w:rsidR="00CF553C">
        <w:rPr>
          <w:rFonts w:ascii="Times New Roman" w:hAnsi="Times New Roman" w:cs="Times New Roman"/>
          <w:sz w:val="24"/>
          <w:szCs w:val="24"/>
        </w:rPr>
        <w:t>. While</w:t>
      </w:r>
      <w:r w:rsidR="00F66115">
        <w:rPr>
          <w:rFonts w:ascii="Times New Roman" w:hAnsi="Times New Roman" w:cs="Times New Roman"/>
          <w:sz w:val="24"/>
          <w:szCs w:val="24"/>
        </w:rPr>
        <w:t xml:space="preserve"> </w:t>
      </w:r>
      <w:r w:rsidR="00CF553C" w:rsidRPr="00CF553C">
        <w:rPr>
          <w:rFonts w:ascii="Times New Roman" w:hAnsi="Times New Roman" w:cs="Times New Roman"/>
          <w:sz w:val="24"/>
          <w:szCs w:val="24"/>
        </w:rPr>
        <w:t>some belonged to larger subfamilies with close homologs</w:t>
      </w:r>
      <w:r w:rsidR="00CF553C">
        <w:rPr>
          <w:rFonts w:ascii="Times New Roman" w:hAnsi="Times New Roman" w:cs="Times New Roman"/>
          <w:sz w:val="24"/>
          <w:szCs w:val="24"/>
        </w:rPr>
        <w:t xml:space="preserve"> </w:t>
      </w:r>
      <w:r w:rsidR="00CF553C" w:rsidRPr="00CF553C">
        <w:rPr>
          <w:rFonts w:ascii="Times New Roman" w:hAnsi="Times New Roman" w:cs="Times New Roman"/>
          <w:sz w:val="24"/>
          <w:szCs w:val="24"/>
        </w:rPr>
        <w:t xml:space="preserve">in the training set </w:t>
      </w:r>
      <w:r w:rsidR="00CF553C" w:rsidRPr="00CF553C">
        <w:rPr>
          <w:rFonts w:ascii="Times New Roman" w:hAnsi="Times New Roman" w:cs="Times New Roman"/>
          <w:sz w:val="24"/>
          <w:szCs w:val="24"/>
        </w:rPr>
        <w:lastRenderedPageBreak/>
        <w:t xml:space="preserve">(ACM4, OPRD, </w:t>
      </w:r>
      <w:r w:rsidR="00951DF3">
        <w:rPr>
          <w:rFonts w:ascii="Times New Roman" w:hAnsi="Times New Roman" w:cs="Times New Roman"/>
          <w:sz w:val="24"/>
          <w:szCs w:val="24"/>
        </w:rPr>
        <w:t>5-HT</w:t>
      </w:r>
      <w:r w:rsidR="00CF553C" w:rsidRPr="00CF553C">
        <w:rPr>
          <w:rFonts w:ascii="Times New Roman" w:hAnsi="Times New Roman" w:cs="Times New Roman"/>
          <w:sz w:val="24"/>
          <w:szCs w:val="24"/>
        </w:rPr>
        <w:t>1A, GRM3), others came from smaller subfamilies (P2RY1, OX1R, LSHR). Two GPCRs in this set (NTR1, NTR2) were the only members of their subfamily, with no related receptors in the training data.</w:t>
      </w:r>
    </w:p>
    <w:p w14:paraId="1EF11C24" w14:textId="2828A134" w:rsidR="00CF553C" w:rsidRDefault="00CF553C" w:rsidP="005E623B">
      <w:pPr>
        <w:spacing w:line="480" w:lineRule="auto"/>
        <w:rPr>
          <w:rFonts w:ascii="Times New Roman" w:hAnsi="Times New Roman" w:cs="Times New Roman"/>
          <w:sz w:val="24"/>
          <w:szCs w:val="24"/>
        </w:rPr>
      </w:pPr>
      <w:r w:rsidRPr="00CF553C">
        <w:rPr>
          <w:rFonts w:ascii="Times New Roman" w:hAnsi="Times New Roman" w:cs="Times New Roman"/>
          <w:sz w:val="24"/>
          <w:szCs w:val="24"/>
        </w:rPr>
        <w:t xml:space="preserve">We evaluated the performance of individual GPCRs using the CA-Base model, which achieved the </w:t>
      </w:r>
      <w:r w:rsidR="005735B7">
        <w:rPr>
          <w:rFonts w:ascii="Times New Roman" w:hAnsi="Times New Roman" w:cs="Times New Roman"/>
          <w:sz w:val="24"/>
          <w:szCs w:val="24"/>
        </w:rPr>
        <w:t>second-</w:t>
      </w:r>
      <w:r w:rsidRPr="00CF553C">
        <w:rPr>
          <w:rFonts w:ascii="Times New Roman" w:hAnsi="Times New Roman" w:cs="Times New Roman"/>
          <w:sz w:val="24"/>
          <w:szCs w:val="24"/>
        </w:rPr>
        <w:t xml:space="preserve">highest overall </w:t>
      </w:r>
      <w:r w:rsidR="00822EB8">
        <w:rPr>
          <w:rFonts w:ascii="Times New Roman" w:hAnsi="Times New Roman" w:cs="Times New Roman"/>
          <w:sz w:val="24"/>
          <w:szCs w:val="24"/>
        </w:rPr>
        <w:t>AUROC</w:t>
      </w:r>
      <w:r w:rsidRPr="00CF553C">
        <w:rPr>
          <w:rFonts w:ascii="Times New Roman" w:hAnsi="Times New Roman" w:cs="Times New Roman"/>
          <w:sz w:val="24"/>
          <w:szCs w:val="24"/>
        </w:rPr>
        <w:t xml:space="preserve"> on this test set</w:t>
      </w:r>
      <w:r w:rsidR="005735B7">
        <w:rPr>
          <w:rFonts w:ascii="Times New Roman" w:hAnsi="Times New Roman" w:cs="Times New Roman"/>
          <w:sz w:val="24"/>
          <w:szCs w:val="24"/>
        </w:rPr>
        <w:t>, just behind the XGB</w:t>
      </w:r>
      <w:r w:rsidR="00951DF3">
        <w:rPr>
          <w:rFonts w:ascii="Times New Roman" w:hAnsi="Times New Roman" w:cs="Times New Roman"/>
          <w:sz w:val="24"/>
          <w:szCs w:val="24"/>
        </w:rPr>
        <w:t>oost</w:t>
      </w:r>
      <w:r w:rsidR="005735B7">
        <w:rPr>
          <w:rFonts w:ascii="Times New Roman" w:hAnsi="Times New Roman" w:cs="Times New Roman"/>
          <w:sz w:val="24"/>
          <w:szCs w:val="24"/>
        </w:rPr>
        <w:t xml:space="preserve"> baseline</w:t>
      </w:r>
      <w:r w:rsidRPr="00CF553C">
        <w:rPr>
          <w:rFonts w:ascii="Times New Roman" w:hAnsi="Times New Roman" w:cs="Times New Roman"/>
          <w:sz w:val="24"/>
          <w:szCs w:val="24"/>
        </w:rPr>
        <w:t>. Since some GPCRs had imbalanced datasets</w:t>
      </w:r>
      <w:r>
        <w:rPr>
          <w:rFonts w:ascii="Times New Roman" w:hAnsi="Times New Roman" w:cs="Times New Roman"/>
          <w:sz w:val="24"/>
          <w:szCs w:val="24"/>
        </w:rPr>
        <w:t xml:space="preserve"> (</w:t>
      </w:r>
      <w:r w:rsidR="0052706D">
        <w:rPr>
          <w:rFonts w:ascii="Times New Roman" w:hAnsi="Times New Roman" w:cs="Times New Roman"/>
          <w:sz w:val="24"/>
          <w:szCs w:val="24"/>
        </w:rPr>
        <w:t>with percent</w:t>
      </w:r>
      <w:r>
        <w:rPr>
          <w:rFonts w:ascii="Times New Roman" w:hAnsi="Times New Roman" w:cs="Times New Roman"/>
          <w:sz w:val="24"/>
          <w:szCs w:val="24"/>
        </w:rPr>
        <w:t xml:space="preserve"> active interactions </w:t>
      </w:r>
      <w:r w:rsidRPr="00CF553C">
        <w:rPr>
          <w:rFonts w:ascii="Times New Roman" w:hAnsi="Times New Roman" w:cs="Times New Roman"/>
          <w:sz w:val="24"/>
          <w:szCs w:val="24"/>
        </w:rPr>
        <w:t xml:space="preserve">ranging from </w:t>
      </w:r>
      <w:r>
        <w:rPr>
          <w:rFonts w:ascii="Times New Roman" w:hAnsi="Times New Roman" w:cs="Times New Roman"/>
          <w:sz w:val="24"/>
          <w:szCs w:val="24"/>
        </w:rPr>
        <w:t xml:space="preserve">5% in </w:t>
      </w:r>
      <w:r w:rsidR="00951DF3">
        <w:rPr>
          <w:rFonts w:ascii="Times New Roman" w:hAnsi="Times New Roman" w:cs="Times New Roman"/>
          <w:sz w:val="24"/>
          <w:szCs w:val="24"/>
        </w:rPr>
        <w:t>5-HT</w:t>
      </w:r>
      <w:r>
        <w:rPr>
          <w:rFonts w:ascii="Times New Roman" w:hAnsi="Times New Roman" w:cs="Times New Roman"/>
          <w:sz w:val="24"/>
          <w:szCs w:val="24"/>
        </w:rPr>
        <w:t xml:space="preserve">1E </w:t>
      </w:r>
      <w:r w:rsidRPr="00CF553C">
        <w:rPr>
          <w:rFonts w:ascii="Times New Roman" w:hAnsi="Times New Roman" w:cs="Times New Roman"/>
          <w:sz w:val="24"/>
          <w:szCs w:val="24"/>
        </w:rPr>
        <w:t xml:space="preserve">to </w:t>
      </w:r>
      <w:r>
        <w:rPr>
          <w:rFonts w:ascii="Times New Roman" w:hAnsi="Times New Roman" w:cs="Times New Roman"/>
          <w:sz w:val="24"/>
          <w:szCs w:val="24"/>
        </w:rPr>
        <w:t xml:space="preserve">76% in </w:t>
      </w:r>
      <w:r w:rsidRPr="00CF553C">
        <w:rPr>
          <w:rFonts w:ascii="Times New Roman" w:hAnsi="Times New Roman" w:cs="Times New Roman"/>
          <w:sz w:val="24"/>
          <w:szCs w:val="24"/>
        </w:rPr>
        <w:t>NTR2</w:t>
      </w:r>
      <w:r>
        <w:rPr>
          <w:rFonts w:ascii="Times New Roman" w:hAnsi="Times New Roman" w:cs="Times New Roman"/>
          <w:sz w:val="24"/>
          <w:szCs w:val="24"/>
        </w:rPr>
        <w:t xml:space="preserve">), </w:t>
      </w:r>
      <w:r w:rsidRPr="00CF553C">
        <w:rPr>
          <w:rFonts w:ascii="Times New Roman" w:hAnsi="Times New Roman" w:cs="Times New Roman"/>
          <w:sz w:val="24"/>
          <w:szCs w:val="24"/>
        </w:rPr>
        <w:t xml:space="preserve">we used MCC as the primary performance metric rather than </w:t>
      </w:r>
      <w:r w:rsidR="00822EB8">
        <w:rPr>
          <w:rFonts w:ascii="Times New Roman" w:hAnsi="Times New Roman" w:cs="Times New Roman"/>
          <w:sz w:val="24"/>
          <w:szCs w:val="24"/>
        </w:rPr>
        <w:t>AUROC</w:t>
      </w:r>
      <w:r>
        <w:rPr>
          <w:rFonts w:ascii="Times New Roman" w:hAnsi="Times New Roman" w:cs="Times New Roman"/>
          <w:sz w:val="24"/>
          <w:szCs w:val="24"/>
        </w:rPr>
        <w:t xml:space="preserve"> </w:t>
      </w:r>
      <w:r w:rsidRPr="00CF553C">
        <w:rPr>
          <w:rFonts w:ascii="Times New Roman" w:hAnsi="Times New Roman" w:cs="Times New Roman"/>
          <w:sz w:val="24"/>
          <w:szCs w:val="24"/>
        </w:rPr>
        <w:t>(</w:t>
      </w:r>
      <w:r w:rsidR="0052706D" w:rsidRPr="003E0FB0">
        <w:rPr>
          <w:rFonts w:ascii="Times New Roman" w:hAnsi="Times New Roman" w:cs="Times New Roman"/>
          <w:b/>
          <w:bCs/>
          <w:sz w:val="24"/>
          <w:szCs w:val="24"/>
        </w:rPr>
        <w:t xml:space="preserve">Supplementary </w:t>
      </w:r>
      <w:r w:rsidRPr="00CF553C">
        <w:rPr>
          <w:rFonts w:ascii="Times New Roman" w:hAnsi="Times New Roman" w:cs="Times New Roman"/>
          <w:b/>
          <w:bCs/>
          <w:sz w:val="24"/>
          <w:szCs w:val="24"/>
        </w:rPr>
        <w:t>Table S3</w:t>
      </w:r>
      <w:r w:rsidRPr="00CF553C">
        <w:rPr>
          <w:rFonts w:ascii="Times New Roman" w:hAnsi="Times New Roman" w:cs="Times New Roman"/>
          <w:sz w:val="24"/>
          <w:szCs w:val="24"/>
        </w:rPr>
        <w:t>).</w:t>
      </w:r>
      <w:r>
        <w:rPr>
          <w:rFonts w:ascii="Times New Roman" w:hAnsi="Times New Roman" w:cs="Times New Roman"/>
          <w:sz w:val="24"/>
          <w:szCs w:val="24"/>
        </w:rPr>
        <w:t xml:space="preserve"> </w:t>
      </w:r>
      <w:r w:rsidRPr="00CF553C">
        <w:rPr>
          <w:rFonts w:ascii="Times New Roman" w:hAnsi="Times New Roman" w:cs="Times New Roman"/>
          <w:sz w:val="24"/>
          <w:szCs w:val="24"/>
        </w:rPr>
        <w:t>We overlaid the performance of individual GPCRs onto the phylogenetic tree (</w:t>
      </w:r>
      <w:r w:rsidR="0052706D" w:rsidRPr="003E0FB0">
        <w:rPr>
          <w:rFonts w:ascii="Times New Roman" w:hAnsi="Times New Roman" w:cs="Times New Roman"/>
          <w:b/>
          <w:bCs/>
          <w:sz w:val="24"/>
          <w:szCs w:val="24"/>
        </w:rPr>
        <w:t xml:space="preserve">Supplementary </w:t>
      </w:r>
      <w:r w:rsidRPr="00195A30">
        <w:rPr>
          <w:rFonts w:ascii="Times New Roman" w:hAnsi="Times New Roman" w:cs="Times New Roman"/>
          <w:b/>
          <w:bCs/>
          <w:sz w:val="24"/>
          <w:szCs w:val="24"/>
        </w:rPr>
        <w:t>Figure S5</w:t>
      </w:r>
      <w:r w:rsidRPr="00CF553C">
        <w:rPr>
          <w:rFonts w:ascii="Times New Roman" w:hAnsi="Times New Roman" w:cs="Times New Roman"/>
          <w:sz w:val="24"/>
          <w:szCs w:val="24"/>
        </w:rPr>
        <w:t>), revealing a clear pattern</w:t>
      </w:r>
      <w:r>
        <w:rPr>
          <w:rFonts w:ascii="Times New Roman" w:hAnsi="Times New Roman" w:cs="Times New Roman"/>
          <w:sz w:val="24"/>
          <w:szCs w:val="24"/>
        </w:rPr>
        <w:t xml:space="preserve">. </w:t>
      </w:r>
      <w:r w:rsidR="003341A6">
        <w:rPr>
          <w:rFonts w:ascii="Times New Roman" w:hAnsi="Times New Roman" w:cs="Times New Roman"/>
          <w:sz w:val="24"/>
          <w:szCs w:val="24"/>
        </w:rPr>
        <w:t xml:space="preserve">GPCRs with above average MCC </w:t>
      </w:r>
      <w:r w:rsidR="0052706D">
        <w:rPr>
          <w:rFonts w:ascii="Times New Roman" w:hAnsi="Times New Roman" w:cs="Times New Roman"/>
          <w:sz w:val="24"/>
          <w:szCs w:val="24"/>
        </w:rPr>
        <w:t xml:space="preserve">values </w:t>
      </w:r>
      <w:r w:rsidR="003341A6">
        <w:rPr>
          <w:rFonts w:ascii="Times New Roman" w:hAnsi="Times New Roman" w:cs="Times New Roman"/>
          <w:sz w:val="24"/>
          <w:szCs w:val="24"/>
        </w:rPr>
        <w:t xml:space="preserve">(ACM4, OPRD, </w:t>
      </w:r>
      <w:r w:rsidR="00951DF3">
        <w:rPr>
          <w:rFonts w:ascii="Times New Roman" w:hAnsi="Times New Roman" w:cs="Times New Roman"/>
          <w:sz w:val="24"/>
          <w:szCs w:val="24"/>
        </w:rPr>
        <w:t>5-HT</w:t>
      </w:r>
      <w:r w:rsidR="003341A6">
        <w:rPr>
          <w:rFonts w:ascii="Times New Roman" w:hAnsi="Times New Roman" w:cs="Times New Roman"/>
          <w:sz w:val="24"/>
          <w:szCs w:val="24"/>
        </w:rPr>
        <w:t xml:space="preserve">1, </w:t>
      </w:r>
      <w:r w:rsidR="003341A6" w:rsidRPr="00F66115">
        <w:rPr>
          <w:rFonts w:ascii="Times New Roman" w:hAnsi="Times New Roman" w:cs="Times New Roman"/>
          <w:sz w:val="24"/>
          <w:szCs w:val="24"/>
        </w:rPr>
        <w:t>GRM3</w:t>
      </w:r>
      <w:r w:rsidR="003341A6">
        <w:rPr>
          <w:rFonts w:ascii="Times New Roman" w:hAnsi="Times New Roman" w:cs="Times New Roman"/>
          <w:sz w:val="24"/>
          <w:szCs w:val="24"/>
        </w:rPr>
        <w:t xml:space="preserve">, and </w:t>
      </w:r>
      <w:r w:rsidR="00E35EA7" w:rsidRPr="00E35EA7">
        <w:rPr>
          <w:rFonts w:ascii="Times New Roman" w:hAnsi="Times New Roman" w:cs="Times New Roman"/>
          <w:sz w:val="24"/>
          <w:szCs w:val="24"/>
        </w:rPr>
        <w:t>NTR1</w:t>
      </w:r>
      <w:r>
        <w:rPr>
          <w:rFonts w:ascii="Times New Roman" w:hAnsi="Times New Roman" w:cs="Times New Roman"/>
          <w:sz w:val="24"/>
          <w:szCs w:val="24"/>
        </w:rPr>
        <w:t xml:space="preserve">) mostly </w:t>
      </w:r>
      <w:r w:rsidRPr="00CF553C">
        <w:rPr>
          <w:rFonts w:ascii="Times New Roman" w:hAnsi="Times New Roman" w:cs="Times New Roman"/>
          <w:sz w:val="24"/>
          <w:szCs w:val="24"/>
        </w:rPr>
        <w:t>belonged to larger subfamilies with multiple representatives in the training set, suggesting successful transfer of learned interaction patterns from related receptors</w:t>
      </w:r>
      <w:r w:rsidR="003341A6">
        <w:rPr>
          <w:rFonts w:ascii="Times New Roman" w:hAnsi="Times New Roman" w:cs="Times New Roman"/>
          <w:sz w:val="24"/>
          <w:szCs w:val="24"/>
        </w:rPr>
        <w:t xml:space="preserve">. </w:t>
      </w:r>
      <w:r w:rsidRPr="00CF553C">
        <w:rPr>
          <w:rFonts w:ascii="Times New Roman" w:hAnsi="Times New Roman" w:cs="Times New Roman"/>
          <w:sz w:val="24"/>
          <w:szCs w:val="24"/>
        </w:rPr>
        <w:t>In contrast, GPCRs from underrepresented subfamilies showed below-average MCC</w:t>
      </w:r>
      <w:r w:rsidR="0052706D">
        <w:rPr>
          <w:rFonts w:ascii="Times New Roman" w:hAnsi="Times New Roman" w:cs="Times New Roman"/>
          <w:sz w:val="24"/>
          <w:szCs w:val="24"/>
        </w:rPr>
        <w:t xml:space="preserve"> values</w:t>
      </w:r>
      <w:r>
        <w:rPr>
          <w:rFonts w:ascii="Times New Roman" w:hAnsi="Times New Roman" w:cs="Times New Roman"/>
          <w:sz w:val="24"/>
          <w:szCs w:val="24"/>
        </w:rPr>
        <w:t>, i</w:t>
      </w:r>
      <w:r w:rsidRPr="00CF553C">
        <w:rPr>
          <w:rFonts w:ascii="Times New Roman" w:hAnsi="Times New Roman" w:cs="Times New Roman"/>
          <w:sz w:val="24"/>
          <w:szCs w:val="24"/>
        </w:rPr>
        <w:t>ndicating difficulty in predicting interactions with phylogenetically distant GPCRs.</w:t>
      </w:r>
    </w:p>
    <w:p w14:paraId="09568FA3" w14:textId="6F159BE4" w:rsidR="00D7070D" w:rsidRDefault="00CF553C" w:rsidP="005E623B">
      <w:pPr>
        <w:spacing w:line="480" w:lineRule="auto"/>
        <w:rPr>
          <w:rFonts w:ascii="Times New Roman" w:hAnsi="Times New Roman" w:cs="Times New Roman"/>
          <w:sz w:val="24"/>
          <w:szCs w:val="24"/>
        </w:rPr>
      </w:pPr>
      <w:r w:rsidRPr="00CF553C">
        <w:rPr>
          <w:rFonts w:ascii="Times New Roman" w:hAnsi="Times New Roman" w:cs="Times New Roman"/>
          <w:sz w:val="24"/>
          <w:szCs w:val="24"/>
        </w:rPr>
        <w:t>We further investigated the role of ligand similarity in determining individual GPCR performance (</w:t>
      </w:r>
      <w:r w:rsidR="0052706D" w:rsidRPr="003E0FB0">
        <w:rPr>
          <w:rFonts w:ascii="Times New Roman" w:hAnsi="Times New Roman" w:cs="Times New Roman"/>
          <w:b/>
          <w:bCs/>
          <w:sz w:val="24"/>
          <w:szCs w:val="24"/>
        </w:rPr>
        <w:t xml:space="preserve">Supplementary </w:t>
      </w:r>
      <w:r w:rsidRPr="00195A30">
        <w:rPr>
          <w:rFonts w:ascii="Times New Roman" w:hAnsi="Times New Roman" w:cs="Times New Roman"/>
          <w:b/>
          <w:bCs/>
          <w:sz w:val="24"/>
          <w:szCs w:val="24"/>
        </w:rPr>
        <w:t>Figure S6a</w:t>
      </w:r>
      <w:r w:rsidRPr="00CF553C">
        <w:rPr>
          <w:rFonts w:ascii="Times New Roman" w:hAnsi="Times New Roman" w:cs="Times New Roman"/>
          <w:sz w:val="24"/>
          <w:szCs w:val="24"/>
        </w:rPr>
        <w:t>).</w:t>
      </w:r>
      <w:r>
        <w:rPr>
          <w:rFonts w:ascii="Times New Roman" w:hAnsi="Times New Roman" w:cs="Times New Roman"/>
          <w:sz w:val="24"/>
          <w:szCs w:val="24"/>
        </w:rPr>
        <w:t xml:space="preserve"> </w:t>
      </w:r>
      <w:r w:rsidRPr="00CF553C">
        <w:rPr>
          <w:rFonts w:ascii="Times New Roman" w:hAnsi="Times New Roman" w:cs="Times New Roman"/>
          <w:sz w:val="24"/>
          <w:szCs w:val="24"/>
        </w:rPr>
        <w:t>We defined ligand similarity as the mean Tanimoto similarity of each GPCR</w:t>
      </w:r>
      <w:r w:rsidR="0052706D">
        <w:rPr>
          <w:rFonts w:ascii="Times New Roman" w:hAnsi="Times New Roman" w:cs="Times New Roman"/>
          <w:sz w:val="24"/>
          <w:szCs w:val="24"/>
        </w:rPr>
        <w:t>’</w:t>
      </w:r>
      <w:r w:rsidRPr="00CF553C">
        <w:rPr>
          <w:rFonts w:ascii="Times New Roman" w:hAnsi="Times New Roman" w:cs="Times New Roman"/>
          <w:sz w:val="24"/>
          <w:szCs w:val="24"/>
        </w:rPr>
        <w:t>s ligands against their top 5 nearest neighbors in the training set.</w:t>
      </w:r>
      <w:r w:rsidR="00D7070D">
        <w:rPr>
          <w:rFonts w:ascii="Times New Roman" w:hAnsi="Times New Roman" w:cs="Times New Roman"/>
          <w:sz w:val="24"/>
          <w:szCs w:val="24"/>
        </w:rPr>
        <w:t xml:space="preserve"> </w:t>
      </w:r>
      <w:r w:rsidR="00E35EA7">
        <w:rPr>
          <w:rFonts w:ascii="Times New Roman" w:hAnsi="Times New Roman" w:cs="Times New Roman"/>
          <w:sz w:val="24"/>
          <w:szCs w:val="24"/>
        </w:rPr>
        <w:t xml:space="preserve">We observed that </w:t>
      </w:r>
      <w:r w:rsidR="00E35EA7" w:rsidRPr="00E35EA7">
        <w:rPr>
          <w:rFonts w:ascii="Times New Roman" w:hAnsi="Times New Roman" w:cs="Times New Roman"/>
          <w:sz w:val="24"/>
          <w:szCs w:val="24"/>
        </w:rPr>
        <w:t xml:space="preserve">GPCRs with high ligand similarity had a higher MCC </w:t>
      </w:r>
      <w:r w:rsidR="0052706D">
        <w:rPr>
          <w:rFonts w:ascii="Times New Roman" w:hAnsi="Times New Roman" w:cs="Times New Roman"/>
          <w:sz w:val="24"/>
          <w:szCs w:val="24"/>
        </w:rPr>
        <w:t xml:space="preserve">value, </w:t>
      </w:r>
      <w:r w:rsidR="00E35EA7" w:rsidRPr="00E35EA7">
        <w:rPr>
          <w:rFonts w:ascii="Times New Roman" w:hAnsi="Times New Roman" w:cs="Times New Roman"/>
          <w:sz w:val="24"/>
          <w:szCs w:val="24"/>
        </w:rPr>
        <w:t>and vice versa</w:t>
      </w:r>
      <w:r w:rsidR="0052706D">
        <w:rPr>
          <w:rFonts w:ascii="Times New Roman" w:hAnsi="Times New Roman" w:cs="Times New Roman"/>
          <w:sz w:val="24"/>
          <w:szCs w:val="24"/>
        </w:rPr>
        <w:t>,</w:t>
      </w:r>
      <w:r w:rsidR="00E35EA7">
        <w:rPr>
          <w:rFonts w:ascii="Times New Roman" w:hAnsi="Times New Roman" w:cs="Times New Roman"/>
          <w:sz w:val="24"/>
          <w:szCs w:val="24"/>
        </w:rPr>
        <w:t xml:space="preserve"> with a few exceptions. </w:t>
      </w:r>
      <w:r w:rsidR="0052706D">
        <w:rPr>
          <w:rFonts w:ascii="Times New Roman" w:hAnsi="Times New Roman" w:cs="Times New Roman"/>
          <w:sz w:val="24"/>
          <w:szCs w:val="24"/>
        </w:rPr>
        <w:t xml:space="preserve">For example, </w:t>
      </w:r>
      <w:r w:rsidR="00D7070D" w:rsidRPr="00D7070D">
        <w:rPr>
          <w:rFonts w:ascii="Times New Roman" w:hAnsi="Times New Roman" w:cs="Times New Roman"/>
          <w:sz w:val="24"/>
          <w:szCs w:val="24"/>
        </w:rPr>
        <w:t xml:space="preserve">NTR1 and NTR2 were the only members of their subfamily </w:t>
      </w:r>
      <w:r w:rsidR="00D7070D" w:rsidRPr="00E35EA7">
        <w:rPr>
          <w:rFonts w:ascii="Times New Roman" w:hAnsi="Times New Roman" w:cs="Times New Roman"/>
          <w:sz w:val="24"/>
          <w:szCs w:val="24"/>
        </w:rPr>
        <w:t>and were both present in the test set</w:t>
      </w:r>
      <w:r w:rsidR="00D7070D" w:rsidRPr="00D7070D">
        <w:rPr>
          <w:rFonts w:ascii="Times New Roman" w:hAnsi="Times New Roman" w:cs="Times New Roman"/>
          <w:sz w:val="24"/>
          <w:szCs w:val="24"/>
        </w:rPr>
        <w:t>, yet NTR1 performed substantially better than NTR2</w:t>
      </w:r>
      <w:r w:rsidR="00D7070D">
        <w:rPr>
          <w:rFonts w:ascii="Times New Roman" w:hAnsi="Times New Roman" w:cs="Times New Roman"/>
          <w:sz w:val="24"/>
          <w:szCs w:val="24"/>
        </w:rPr>
        <w:t xml:space="preserve"> (MCC difference of 0.35). </w:t>
      </w:r>
      <w:r w:rsidR="004C6439" w:rsidRPr="004C6439">
        <w:rPr>
          <w:rFonts w:ascii="Times New Roman" w:hAnsi="Times New Roman" w:cs="Times New Roman"/>
          <w:sz w:val="24"/>
          <w:szCs w:val="24"/>
        </w:rPr>
        <w:t xml:space="preserve">We investigated this discrepancy by calculating </w:t>
      </w:r>
      <w:r w:rsidR="0052706D">
        <w:rPr>
          <w:rFonts w:ascii="Times New Roman" w:hAnsi="Times New Roman" w:cs="Times New Roman"/>
          <w:sz w:val="24"/>
          <w:szCs w:val="24"/>
        </w:rPr>
        <w:t xml:space="preserve">the </w:t>
      </w:r>
      <w:r w:rsidR="004C6439" w:rsidRPr="004C6439">
        <w:rPr>
          <w:rFonts w:ascii="Times New Roman" w:hAnsi="Times New Roman" w:cs="Times New Roman"/>
          <w:sz w:val="24"/>
          <w:szCs w:val="24"/>
        </w:rPr>
        <w:t>label difference, defined as the mean absolute difference between each test ligand</w:t>
      </w:r>
      <w:r w:rsidR="0052706D">
        <w:rPr>
          <w:rFonts w:ascii="Times New Roman" w:hAnsi="Times New Roman" w:cs="Times New Roman"/>
          <w:sz w:val="24"/>
          <w:szCs w:val="24"/>
        </w:rPr>
        <w:t>’</w:t>
      </w:r>
      <w:r w:rsidR="004C6439" w:rsidRPr="004C6439">
        <w:rPr>
          <w:rFonts w:ascii="Times New Roman" w:hAnsi="Times New Roman" w:cs="Times New Roman"/>
          <w:sz w:val="24"/>
          <w:szCs w:val="24"/>
        </w:rPr>
        <w:t>s activity label (0 or 1)</w:t>
      </w:r>
      <w:r w:rsidR="0011761B">
        <w:rPr>
          <w:rFonts w:ascii="Times New Roman" w:hAnsi="Times New Roman" w:cs="Times New Roman"/>
          <w:sz w:val="24"/>
          <w:szCs w:val="24"/>
        </w:rPr>
        <w:t>,</w:t>
      </w:r>
      <w:r w:rsidR="004C6439" w:rsidRPr="004C6439">
        <w:rPr>
          <w:rFonts w:ascii="Times New Roman" w:hAnsi="Times New Roman" w:cs="Times New Roman"/>
          <w:sz w:val="24"/>
          <w:szCs w:val="24"/>
        </w:rPr>
        <w:t xml:space="preserve"> against the test GPCR and its average activity label across all GPCRs in the training set.</w:t>
      </w:r>
      <w:r w:rsidR="004C6439">
        <w:rPr>
          <w:rFonts w:ascii="Times New Roman" w:hAnsi="Times New Roman" w:cs="Times New Roman"/>
          <w:sz w:val="24"/>
          <w:szCs w:val="24"/>
        </w:rPr>
        <w:t xml:space="preserve"> N</w:t>
      </w:r>
      <w:r w:rsidR="004C6439" w:rsidRPr="004C6439">
        <w:rPr>
          <w:rFonts w:ascii="Times New Roman" w:hAnsi="Times New Roman" w:cs="Times New Roman"/>
          <w:sz w:val="24"/>
          <w:szCs w:val="24"/>
        </w:rPr>
        <w:t xml:space="preserve">TR1 showed </w:t>
      </w:r>
      <w:r w:rsidR="004C6439">
        <w:rPr>
          <w:rFonts w:ascii="Times New Roman" w:hAnsi="Times New Roman" w:cs="Times New Roman"/>
          <w:sz w:val="24"/>
          <w:szCs w:val="24"/>
        </w:rPr>
        <w:t xml:space="preserve">a </w:t>
      </w:r>
      <w:r w:rsidR="004C6439" w:rsidRPr="004C6439">
        <w:rPr>
          <w:rFonts w:ascii="Times New Roman" w:hAnsi="Times New Roman" w:cs="Times New Roman"/>
          <w:sz w:val="24"/>
          <w:szCs w:val="24"/>
        </w:rPr>
        <w:t>low</w:t>
      </w:r>
      <w:r w:rsidR="004C6439">
        <w:rPr>
          <w:rFonts w:ascii="Times New Roman" w:hAnsi="Times New Roman" w:cs="Times New Roman"/>
          <w:sz w:val="24"/>
          <w:szCs w:val="24"/>
        </w:rPr>
        <w:t>er</w:t>
      </w:r>
      <w:r w:rsidR="004C6439" w:rsidRPr="004C6439">
        <w:rPr>
          <w:rFonts w:ascii="Times New Roman" w:hAnsi="Times New Roman" w:cs="Times New Roman"/>
          <w:sz w:val="24"/>
          <w:szCs w:val="24"/>
        </w:rPr>
        <w:t xml:space="preserve"> </w:t>
      </w:r>
      <w:r w:rsidR="004C6439" w:rsidRPr="004C6439">
        <w:rPr>
          <w:rFonts w:ascii="Times New Roman" w:hAnsi="Times New Roman" w:cs="Times New Roman"/>
          <w:sz w:val="24"/>
          <w:szCs w:val="24"/>
        </w:rPr>
        <w:lastRenderedPageBreak/>
        <w:t>label difference</w:t>
      </w:r>
      <w:r w:rsidR="004C6439">
        <w:rPr>
          <w:rFonts w:ascii="Times New Roman" w:hAnsi="Times New Roman" w:cs="Times New Roman"/>
          <w:sz w:val="24"/>
          <w:szCs w:val="24"/>
        </w:rPr>
        <w:t xml:space="preserve"> of 0.413</w:t>
      </w:r>
      <w:r w:rsidR="004C6439" w:rsidRPr="004C6439">
        <w:rPr>
          <w:rFonts w:ascii="Times New Roman" w:hAnsi="Times New Roman" w:cs="Times New Roman"/>
          <w:sz w:val="24"/>
          <w:szCs w:val="24"/>
        </w:rPr>
        <w:t>, indicating that ligands active/inactive against NTR1 tended to show similar activity patterns in the training set, facilitating accurate predictions</w:t>
      </w:r>
      <w:r w:rsidR="004C6439">
        <w:rPr>
          <w:rFonts w:ascii="Times New Roman" w:hAnsi="Times New Roman" w:cs="Times New Roman"/>
          <w:sz w:val="24"/>
          <w:szCs w:val="24"/>
        </w:rPr>
        <w:t xml:space="preserve"> (</w:t>
      </w:r>
      <w:r w:rsidR="00DB16EC" w:rsidRPr="003E0FB0">
        <w:rPr>
          <w:rFonts w:ascii="Times New Roman" w:hAnsi="Times New Roman" w:cs="Times New Roman"/>
          <w:b/>
          <w:bCs/>
          <w:sz w:val="24"/>
          <w:szCs w:val="24"/>
        </w:rPr>
        <w:t xml:space="preserve">Supplementary </w:t>
      </w:r>
      <w:r w:rsidR="004C6439" w:rsidRPr="004C6439">
        <w:rPr>
          <w:rFonts w:ascii="Times New Roman" w:hAnsi="Times New Roman" w:cs="Times New Roman"/>
          <w:b/>
          <w:bCs/>
          <w:sz w:val="24"/>
          <w:szCs w:val="24"/>
        </w:rPr>
        <w:t>Table S3</w:t>
      </w:r>
      <w:r w:rsidR="004C6439">
        <w:rPr>
          <w:rFonts w:ascii="Times New Roman" w:hAnsi="Times New Roman" w:cs="Times New Roman"/>
          <w:sz w:val="24"/>
          <w:szCs w:val="24"/>
        </w:rPr>
        <w:t>)</w:t>
      </w:r>
      <w:r w:rsidR="004C6439" w:rsidRPr="004C6439">
        <w:rPr>
          <w:rFonts w:ascii="Times New Roman" w:hAnsi="Times New Roman" w:cs="Times New Roman"/>
          <w:sz w:val="24"/>
          <w:szCs w:val="24"/>
        </w:rPr>
        <w:t xml:space="preserve">. In contrast, NTR2 exhibited </w:t>
      </w:r>
      <w:r w:rsidR="004C6439">
        <w:rPr>
          <w:rFonts w:ascii="Times New Roman" w:hAnsi="Times New Roman" w:cs="Times New Roman"/>
          <w:sz w:val="24"/>
          <w:szCs w:val="24"/>
        </w:rPr>
        <w:t xml:space="preserve">a </w:t>
      </w:r>
      <w:r w:rsidR="004C6439" w:rsidRPr="004C6439">
        <w:rPr>
          <w:rFonts w:ascii="Times New Roman" w:hAnsi="Times New Roman" w:cs="Times New Roman"/>
          <w:sz w:val="24"/>
          <w:szCs w:val="24"/>
        </w:rPr>
        <w:t>high</w:t>
      </w:r>
      <w:r w:rsidR="004C6439">
        <w:rPr>
          <w:rFonts w:ascii="Times New Roman" w:hAnsi="Times New Roman" w:cs="Times New Roman"/>
          <w:sz w:val="24"/>
          <w:szCs w:val="24"/>
        </w:rPr>
        <w:t>er</w:t>
      </w:r>
      <w:r w:rsidR="004C6439" w:rsidRPr="004C6439">
        <w:rPr>
          <w:rFonts w:ascii="Times New Roman" w:hAnsi="Times New Roman" w:cs="Times New Roman"/>
          <w:sz w:val="24"/>
          <w:szCs w:val="24"/>
        </w:rPr>
        <w:t xml:space="preserve"> label difference </w:t>
      </w:r>
      <w:r w:rsidR="00DB16EC">
        <w:rPr>
          <w:rFonts w:ascii="Times New Roman" w:hAnsi="Times New Roman" w:cs="Times New Roman"/>
          <w:sz w:val="24"/>
          <w:szCs w:val="24"/>
        </w:rPr>
        <w:t xml:space="preserve">of </w:t>
      </w:r>
      <w:r w:rsidR="004C6439">
        <w:rPr>
          <w:rFonts w:ascii="Times New Roman" w:hAnsi="Times New Roman" w:cs="Times New Roman"/>
          <w:sz w:val="24"/>
          <w:szCs w:val="24"/>
        </w:rPr>
        <w:t>0.546</w:t>
      </w:r>
      <w:r w:rsidR="004C6439" w:rsidRPr="004C6439">
        <w:rPr>
          <w:rFonts w:ascii="Times New Roman" w:hAnsi="Times New Roman" w:cs="Times New Roman"/>
          <w:sz w:val="24"/>
          <w:szCs w:val="24"/>
        </w:rPr>
        <w:t>, suggesting that its pharmacology diverged substantially from training set patterns</w:t>
      </w:r>
      <w:r w:rsidR="004C6439">
        <w:rPr>
          <w:rFonts w:ascii="Times New Roman" w:hAnsi="Times New Roman" w:cs="Times New Roman"/>
          <w:sz w:val="24"/>
          <w:szCs w:val="24"/>
        </w:rPr>
        <w:t>. L</w:t>
      </w:r>
      <w:r w:rsidR="004C6439" w:rsidRPr="004C6439">
        <w:rPr>
          <w:rFonts w:ascii="Times New Roman" w:hAnsi="Times New Roman" w:cs="Times New Roman"/>
          <w:sz w:val="24"/>
          <w:szCs w:val="24"/>
        </w:rPr>
        <w:t xml:space="preserve">igands that were typically active </w:t>
      </w:r>
      <w:r w:rsidR="0011761B">
        <w:rPr>
          <w:rFonts w:ascii="Times New Roman" w:hAnsi="Times New Roman" w:cs="Times New Roman"/>
          <w:sz w:val="24"/>
          <w:szCs w:val="24"/>
        </w:rPr>
        <w:t>during</w:t>
      </w:r>
      <w:r w:rsidR="004C6439" w:rsidRPr="004C6439">
        <w:rPr>
          <w:rFonts w:ascii="Times New Roman" w:hAnsi="Times New Roman" w:cs="Times New Roman"/>
          <w:sz w:val="24"/>
          <w:szCs w:val="24"/>
        </w:rPr>
        <w:t xml:space="preserve"> training were often inactive against NTR2, and vice versa.</w:t>
      </w:r>
    </w:p>
    <w:p w14:paraId="0486E9EC" w14:textId="407A272B" w:rsidR="00D7070D" w:rsidRDefault="004C6439" w:rsidP="003E0FB0">
      <w:pPr>
        <w:spacing w:after="360" w:line="480" w:lineRule="auto"/>
        <w:rPr>
          <w:rFonts w:ascii="Times New Roman" w:hAnsi="Times New Roman" w:cs="Times New Roman"/>
          <w:sz w:val="24"/>
          <w:szCs w:val="24"/>
        </w:rPr>
      </w:pPr>
      <w:r w:rsidRPr="004C6439">
        <w:rPr>
          <w:rFonts w:ascii="Times New Roman" w:hAnsi="Times New Roman" w:cs="Times New Roman"/>
          <w:sz w:val="24"/>
          <w:szCs w:val="24"/>
        </w:rPr>
        <w:t xml:space="preserve">We also identified OX1R as an outlier that had </w:t>
      </w:r>
      <w:r w:rsidR="00DB16EC">
        <w:rPr>
          <w:rFonts w:ascii="Times New Roman" w:hAnsi="Times New Roman" w:cs="Times New Roman"/>
          <w:sz w:val="24"/>
          <w:szCs w:val="24"/>
        </w:rPr>
        <w:t xml:space="preserve">a </w:t>
      </w:r>
      <w:r w:rsidRPr="004C6439">
        <w:rPr>
          <w:rFonts w:ascii="Times New Roman" w:hAnsi="Times New Roman" w:cs="Times New Roman"/>
          <w:sz w:val="24"/>
          <w:szCs w:val="24"/>
        </w:rPr>
        <w:t xml:space="preserve">low MCC </w:t>
      </w:r>
      <w:r w:rsidR="00DB16EC">
        <w:rPr>
          <w:rFonts w:ascii="Times New Roman" w:hAnsi="Times New Roman" w:cs="Times New Roman"/>
          <w:sz w:val="24"/>
          <w:szCs w:val="24"/>
        </w:rPr>
        <w:t xml:space="preserve">value </w:t>
      </w:r>
      <w:r>
        <w:rPr>
          <w:rFonts w:ascii="Times New Roman" w:hAnsi="Times New Roman" w:cs="Times New Roman"/>
          <w:sz w:val="24"/>
          <w:szCs w:val="24"/>
        </w:rPr>
        <w:t xml:space="preserve">of </w:t>
      </w:r>
      <w:r w:rsidRPr="004C6439">
        <w:rPr>
          <w:rFonts w:ascii="Times New Roman" w:hAnsi="Times New Roman" w:cs="Times New Roman"/>
          <w:sz w:val="24"/>
          <w:szCs w:val="24"/>
        </w:rPr>
        <w:t>0.</w:t>
      </w:r>
      <w:r>
        <w:rPr>
          <w:rFonts w:ascii="Times New Roman" w:hAnsi="Times New Roman" w:cs="Times New Roman"/>
          <w:sz w:val="24"/>
          <w:szCs w:val="24"/>
        </w:rPr>
        <w:t>073</w:t>
      </w:r>
      <w:r w:rsidRPr="004C6439">
        <w:rPr>
          <w:rFonts w:ascii="Times New Roman" w:hAnsi="Times New Roman" w:cs="Times New Roman"/>
          <w:sz w:val="24"/>
          <w:szCs w:val="24"/>
        </w:rPr>
        <w:t xml:space="preserve"> despite </w:t>
      </w:r>
      <w:r w:rsidR="00DB16EC">
        <w:rPr>
          <w:rFonts w:ascii="Times New Roman" w:hAnsi="Times New Roman" w:cs="Times New Roman"/>
          <w:sz w:val="24"/>
          <w:szCs w:val="24"/>
        </w:rPr>
        <w:t xml:space="preserve">a </w:t>
      </w:r>
      <w:r w:rsidRPr="004C6439">
        <w:rPr>
          <w:rFonts w:ascii="Times New Roman" w:hAnsi="Times New Roman" w:cs="Times New Roman"/>
          <w:sz w:val="24"/>
          <w:szCs w:val="24"/>
        </w:rPr>
        <w:t xml:space="preserve">high ligand similarity </w:t>
      </w:r>
      <w:r w:rsidR="00DB16EC">
        <w:rPr>
          <w:rFonts w:ascii="Times New Roman" w:hAnsi="Times New Roman" w:cs="Times New Roman"/>
          <w:sz w:val="24"/>
          <w:szCs w:val="24"/>
        </w:rPr>
        <w:t xml:space="preserve">of </w:t>
      </w:r>
      <w:r>
        <w:rPr>
          <w:rFonts w:ascii="Times New Roman" w:hAnsi="Times New Roman" w:cs="Times New Roman"/>
          <w:sz w:val="24"/>
          <w:szCs w:val="24"/>
        </w:rPr>
        <w:t>0.658.</w:t>
      </w:r>
      <w:r w:rsidRPr="004C6439">
        <w:rPr>
          <w:rFonts w:ascii="Times New Roman" w:hAnsi="Times New Roman" w:cs="Times New Roman"/>
          <w:sz w:val="24"/>
          <w:szCs w:val="24"/>
        </w:rPr>
        <w:t xml:space="preserve"> We examined this case in detail and attribute th</w:t>
      </w:r>
      <w:r w:rsidR="00F918A3">
        <w:rPr>
          <w:rFonts w:ascii="Times New Roman" w:hAnsi="Times New Roman" w:cs="Times New Roman"/>
          <w:sz w:val="24"/>
          <w:szCs w:val="24"/>
        </w:rPr>
        <w:t>e</w:t>
      </w:r>
      <w:r w:rsidRPr="004C6439">
        <w:rPr>
          <w:rFonts w:ascii="Times New Roman" w:hAnsi="Times New Roman" w:cs="Times New Roman"/>
          <w:sz w:val="24"/>
          <w:szCs w:val="24"/>
        </w:rPr>
        <w:t xml:space="preserve"> poor performance </w:t>
      </w:r>
      <w:r>
        <w:rPr>
          <w:rFonts w:ascii="Times New Roman" w:hAnsi="Times New Roman" w:cs="Times New Roman"/>
          <w:sz w:val="24"/>
          <w:szCs w:val="24"/>
        </w:rPr>
        <w:t xml:space="preserve">again </w:t>
      </w:r>
      <w:r w:rsidRPr="004C6439">
        <w:rPr>
          <w:rFonts w:ascii="Times New Roman" w:hAnsi="Times New Roman" w:cs="Times New Roman"/>
          <w:sz w:val="24"/>
          <w:szCs w:val="24"/>
        </w:rPr>
        <w:t xml:space="preserve">to </w:t>
      </w:r>
      <w:r>
        <w:rPr>
          <w:rFonts w:ascii="Times New Roman" w:hAnsi="Times New Roman" w:cs="Times New Roman"/>
          <w:sz w:val="24"/>
          <w:szCs w:val="24"/>
        </w:rPr>
        <w:t xml:space="preserve">a </w:t>
      </w:r>
      <w:r w:rsidRPr="004C6439">
        <w:rPr>
          <w:rFonts w:ascii="Times New Roman" w:hAnsi="Times New Roman" w:cs="Times New Roman"/>
          <w:sz w:val="24"/>
          <w:szCs w:val="24"/>
        </w:rPr>
        <w:t>high label differenc</w:t>
      </w:r>
      <w:r>
        <w:rPr>
          <w:rFonts w:ascii="Times New Roman" w:hAnsi="Times New Roman" w:cs="Times New Roman"/>
          <w:sz w:val="24"/>
          <w:szCs w:val="24"/>
        </w:rPr>
        <w:t xml:space="preserve">e </w:t>
      </w:r>
      <w:r w:rsidR="00F918A3">
        <w:rPr>
          <w:rFonts w:ascii="Times New Roman" w:hAnsi="Times New Roman" w:cs="Times New Roman"/>
          <w:sz w:val="24"/>
          <w:szCs w:val="24"/>
        </w:rPr>
        <w:t>(</w:t>
      </w:r>
      <w:r>
        <w:rPr>
          <w:rFonts w:ascii="Times New Roman" w:hAnsi="Times New Roman" w:cs="Times New Roman"/>
          <w:sz w:val="24"/>
          <w:szCs w:val="24"/>
        </w:rPr>
        <w:t>0.483</w:t>
      </w:r>
      <w:r w:rsidR="00F918A3">
        <w:rPr>
          <w:rFonts w:ascii="Times New Roman" w:hAnsi="Times New Roman" w:cs="Times New Roman"/>
          <w:sz w:val="24"/>
          <w:szCs w:val="24"/>
        </w:rPr>
        <w:t>)</w:t>
      </w:r>
      <w:r>
        <w:rPr>
          <w:rFonts w:ascii="Times New Roman" w:hAnsi="Times New Roman" w:cs="Times New Roman"/>
          <w:sz w:val="24"/>
          <w:szCs w:val="24"/>
        </w:rPr>
        <w:t>.</w:t>
      </w:r>
      <w:r w:rsidRPr="004C6439">
        <w:rPr>
          <w:rFonts w:ascii="Times New Roman" w:hAnsi="Times New Roman" w:cs="Times New Roman"/>
          <w:sz w:val="24"/>
          <w:szCs w:val="24"/>
        </w:rPr>
        <w:t xml:space="preserve"> </w:t>
      </w:r>
      <w:r>
        <w:rPr>
          <w:rFonts w:ascii="Times New Roman" w:hAnsi="Times New Roman" w:cs="Times New Roman"/>
          <w:sz w:val="24"/>
          <w:szCs w:val="24"/>
        </w:rPr>
        <w:t>L</w:t>
      </w:r>
      <w:r w:rsidRPr="004C6439">
        <w:rPr>
          <w:rFonts w:ascii="Times New Roman" w:hAnsi="Times New Roman" w:cs="Times New Roman"/>
          <w:sz w:val="24"/>
          <w:szCs w:val="24"/>
        </w:rPr>
        <w:t>igands active against OX1R were frequently inactive against OX2R, its closest homolog in the training set, and vice versa (</w:t>
      </w:r>
      <w:r w:rsidR="00F918A3" w:rsidRPr="003E0FB0">
        <w:rPr>
          <w:rFonts w:ascii="Times New Roman" w:hAnsi="Times New Roman" w:cs="Times New Roman"/>
          <w:b/>
          <w:bCs/>
          <w:sz w:val="24"/>
          <w:szCs w:val="24"/>
        </w:rPr>
        <w:t xml:space="preserve">Supplementary </w:t>
      </w:r>
      <w:r w:rsidRPr="004C6439">
        <w:rPr>
          <w:rFonts w:ascii="Times New Roman" w:hAnsi="Times New Roman" w:cs="Times New Roman"/>
          <w:b/>
          <w:bCs/>
          <w:sz w:val="24"/>
          <w:szCs w:val="24"/>
        </w:rPr>
        <w:t>Figure S6b</w:t>
      </w:r>
      <w:r w:rsidRPr="004C6439">
        <w:rPr>
          <w:rFonts w:ascii="Times New Roman" w:hAnsi="Times New Roman" w:cs="Times New Roman"/>
          <w:sz w:val="24"/>
          <w:szCs w:val="24"/>
        </w:rPr>
        <w:t xml:space="preserve">). This systematic </w:t>
      </w:r>
      <w:r>
        <w:rPr>
          <w:rFonts w:ascii="Times New Roman" w:hAnsi="Times New Roman" w:cs="Times New Roman"/>
          <w:sz w:val="24"/>
          <w:szCs w:val="24"/>
        </w:rPr>
        <w:t>difference</w:t>
      </w:r>
      <w:r w:rsidRPr="004C6439">
        <w:rPr>
          <w:rFonts w:ascii="Times New Roman" w:hAnsi="Times New Roman" w:cs="Times New Roman"/>
          <w:sz w:val="24"/>
          <w:szCs w:val="24"/>
        </w:rPr>
        <w:t xml:space="preserve"> mean</w:t>
      </w:r>
      <w:r w:rsidR="00F918A3">
        <w:rPr>
          <w:rFonts w:ascii="Times New Roman" w:hAnsi="Times New Roman" w:cs="Times New Roman"/>
          <w:sz w:val="24"/>
          <w:szCs w:val="24"/>
        </w:rPr>
        <w:t>s</w:t>
      </w:r>
      <w:r w:rsidRPr="004C6439">
        <w:rPr>
          <w:rFonts w:ascii="Times New Roman" w:hAnsi="Times New Roman" w:cs="Times New Roman"/>
          <w:sz w:val="24"/>
          <w:szCs w:val="24"/>
        </w:rPr>
        <w:t xml:space="preserve"> that the model</w:t>
      </w:r>
      <w:r w:rsidR="00D1642E">
        <w:rPr>
          <w:rFonts w:ascii="Times New Roman" w:hAnsi="Times New Roman" w:cs="Times New Roman"/>
          <w:sz w:val="24"/>
          <w:szCs w:val="24"/>
        </w:rPr>
        <w:t>’</w:t>
      </w:r>
      <w:r w:rsidRPr="004C6439">
        <w:rPr>
          <w:rFonts w:ascii="Times New Roman" w:hAnsi="Times New Roman" w:cs="Times New Roman"/>
          <w:sz w:val="24"/>
          <w:szCs w:val="24"/>
        </w:rPr>
        <w:t>s learned associations from OX2R</w:t>
      </w:r>
      <w:r>
        <w:rPr>
          <w:rFonts w:ascii="Times New Roman" w:hAnsi="Times New Roman" w:cs="Times New Roman"/>
          <w:sz w:val="24"/>
          <w:szCs w:val="24"/>
        </w:rPr>
        <w:t xml:space="preserve">, </w:t>
      </w:r>
      <w:r w:rsidR="00D1642E">
        <w:rPr>
          <w:rFonts w:ascii="Times New Roman" w:hAnsi="Times New Roman" w:cs="Times New Roman"/>
          <w:sz w:val="24"/>
          <w:szCs w:val="24"/>
        </w:rPr>
        <w:t xml:space="preserve">i.e., </w:t>
      </w:r>
      <w:r>
        <w:rPr>
          <w:rFonts w:ascii="Times New Roman" w:hAnsi="Times New Roman" w:cs="Times New Roman"/>
          <w:sz w:val="24"/>
          <w:szCs w:val="24"/>
        </w:rPr>
        <w:t>whether</w:t>
      </w:r>
      <w:r w:rsidRPr="004C6439">
        <w:rPr>
          <w:rFonts w:ascii="Times New Roman" w:hAnsi="Times New Roman" w:cs="Times New Roman"/>
          <w:sz w:val="24"/>
          <w:szCs w:val="24"/>
        </w:rPr>
        <w:t xml:space="preserve"> specific ligands are active or inactive</w:t>
      </w:r>
      <w:r>
        <w:rPr>
          <w:rFonts w:ascii="Times New Roman" w:hAnsi="Times New Roman" w:cs="Times New Roman"/>
          <w:sz w:val="24"/>
          <w:szCs w:val="24"/>
        </w:rPr>
        <w:t xml:space="preserve">, </w:t>
      </w:r>
      <w:r w:rsidRPr="004C6439">
        <w:rPr>
          <w:rFonts w:ascii="Times New Roman" w:hAnsi="Times New Roman" w:cs="Times New Roman"/>
          <w:sz w:val="24"/>
          <w:szCs w:val="24"/>
        </w:rPr>
        <w:t>did not transfer to OX1R. Th</w:t>
      </w:r>
      <w:r w:rsidR="00D1642E">
        <w:rPr>
          <w:rFonts w:ascii="Times New Roman" w:hAnsi="Times New Roman" w:cs="Times New Roman"/>
          <w:sz w:val="24"/>
          <w:szCs w:val="24"/>
        </w:rPr>
        <w:t>erefore,</w:t>
      </w:r>
      <w:r w:rsidRPr="004C6439">
        <w:rPr>
          <w:rFonts w:ascii="Times New Roman" w:hAnsi="Times New Roman" w:cs="Times New Roman"/>
          <w:sz w:val="24"/>
          <w:szCs w:val="24"/>
        </w:rPr>
        <w:t xml:space="preserve"> despite high sequence similarity (</w:t>
      </w:r>
      <w:r w:rsidR="003D2F25">
        <w:rPr>
          <w:rFonts w:ascii="Times New Roman" w:hAnsi="Times New Roman" w:cs="Times New Roman"/>
          <w:sz w:val="24"/>
          <w:szCs w:val="24"/>
        </w:rPr>
        <w:t>67</w:t>
      </w:r>
      <w:r w:rsidRPr="004C6439">
        <w:rPr>
          <w:rFonts w:ascii="Times New Roman" w:hAnsi="Times New Roman" w:cs="Times New Roman"/>
          <w:sz w:val="24"/>
          <w:szCs w:val="24"/>
        </w:rPr>
        <w:t>% identity i</w:t>
      </w:r>
      <w:r w:rsidR="003D2F25">
        <w:rPr>
          <w:rFonts w:ascii="Times New Roman" w:hAnsi="Times New Roman" w:cs="Times New Roman"/>
          <w:sz w:val="24"/>
          <w:szCs w:val="24"/>
        </w:rPr>
        <w:t>n the entire sequence</w:t>
      </w:r>
      <w:r w:rsidRPr="004C6439">
        <w:rPr>
          <w:rFonts w:ascii="Times New Roman" w:hAnsi="Times New Roman" w:cs="Times New Roman"/>
          <w:sz w:val="24"/>
          <w:szCs w:val="24"/>
        </w:rPr>
        <w:t>), OX1R and OX2R exhibit distinct pharmacological selectivity that our sequence-based model failed to capture, likely due to subtle differences in key binding pocket residues.</w:t>
      </w:r>
    </w:p>
    <w:p w14:paraId="070577B3" w14:textId="5924DACD" w:rsidR="000A6046" w:rsidRPr="000A6046" w:rsidRDefault="000A6046" w:rsidP="000A6046">
      <w:pPr>
        <w:spacing w:line="480" w:lineRule="auto"/>
        <w:rPr>
          <w:rFonts w:ascii="Times New Roman" w:hAnsi="Times New Roman" w:cs="Times New Roman"/>
          <w:b/>
          <w:bCs/>
          <w:sz w:val="24"/>
          <w:szCs w:val="24"/>
        </w:rPr>
      </w:pPr>
      <w:r w:rsidRPr="000A6046">
        <w:rPr>
          <w:rFonts w:ascii="Times New Roman" w:hAnsi="Times New Roman" w:cs="Times New Roman"/>
          <w:b/>
          <w:bCs/>
          <w:sz w:val="24"/>
          <w:szCs w:val="24"/>
        </w:rPr>
        <w:t>Discussion</w:t>
      </w:r>
    </w:p>
    <w:p w14:paraId="0A322FED" w14:textId="54D3DDFF" w:rsidR="00BE1B82" w:rsidRDefault="000A6046" w:rsidP="000A6046">
      <w:pPr>
        <w:spacing w:line="480" w:lineRule="auto"/>
        <w:rPr>
          <w:rFonts w:ascii="Times New Roman" w:hAnsi="Times New Roman" w:cs="Times New Roman"/>
          <w:sz w:val="24"/>
          <w:szCs w:val="24"/>
        </w:rPr>
      </w:pPr>
      <w:r w:rsidRPr="000A6046">
        <w:rPr>
          <w:rFonts w:ascii="Times New Roman" w:hAnsi="Times New Roman" w:cs="Times New Roman"/>
          <w:sz w:val="24"/>
          <w:szCs w:val="24"/>
        </w:rPr>
        <w:t xml:space="preserve">We developed and systematically evaluated </w:t>
      </w:r>
      <w:r w:rsidR="00B41815">
        <w:rPr>
          <w:rFonts w:ascii="Times New Roman" w:hAnsi="Times New Roman" w:cs="Times New Roman"/>
          <w:sz w:val="24"/>
          <w:szCs w:val="24"/>
        </w:rPr>
        <w:t xml:space="preserve">multiple </w:t>
      </w:r>
      <w:r w:rsidRPr="000A6046">
        <w:rPr>
          <w:rFonts w:ascii="Times New Roman" w:hAnsi="Times New Roman" w:cs="Times New Roman"/>
          <w:sz w:val="24"/>
          <w:szCs w:val="24"/>
        </w:rPr>
        <w:t xml:space="preserve">deep learning architectures for predicting GPCR-ligand binding interactions relevant to neurotoxicity assessment, creating a curated dataset of 152,831 interactions across 119 </w:t>
      </w:r>
      <w:ins w:id="79" w:author="Souvik Dey [Contractor Foreign National]" w:date="2026-01-22T14:16:00Z" w16du:dateUtc="2026-01-22T19:16:00Z">
        <w:r w:rsidR="008F3F23">
          <w:rPr>
            <w:rFonts w:ascii="Times New Roman" w:hAnsi="Times New Roman" w:cs="Times New Roman"/>
            <w:sz w:val="24"/>
            <w:szCs w:val="24"/>
          </w:rPr>
          <w:t xml:space="preserve">neurologically-relevant </w:t>
        </w:r>
      </w:ins>
      <w:r w:rsidRPr="000A6046">
        <w:rPr>
          <w:rFonts w:ascii="Times New Roman" w:hAnsi="Times New Roman" w:cs="Times New Roman"/>
          <w:sz w:val="24"/>
          <w:szCs w:val="24"/>
        </w:rPr>
        <w:t xml:space="preserve">GPCRs. Our best-performing models (CA-Base and CA-Lig) achieved </w:t>
      </w:r>
      <w:r w:rsidR="00822EB8">
        <w:rPr>
          <w:rFonts w:ascii="Times New Roman" w:hAnsi="Times New Roman" w:cs="Times New Roman"/>
          <w:sz w:val="24"/>
          <w:szCs w:val="24"/>
        </w:rPr>
        <w:t>AUROC</w:t>
      </w:r>
      <w:r w:rsidRPr="000A6046">
        <w:rPr>
          <w:rFonts w:ascii="Times New Roman" w:hAnsi="Times New Roman" w:cs="Times New Roman"/>
          <w:sz w:val="24"/>
          <w:szCs w:val="24"/>
        </w:rPr>
        <w:t xml:space="preserve"> values of 0.</w:t>
      </w:r>
      <w:r w:rsidR="00E172DC">
        <w:rPr>
          <w:rFonts w:ascii="Times New Roman" w:hAnsi="Times New Roman" w:cs="Times New Roman"/>
          <w:sz w:val="24"/>
          <w:szCs w:val="24"/>
        </w:rPr>
        <w:t>811</w:t>
      </w:r>
      <w:r w:rsidRPr="000A6046">
        <w:rPr>
          <w:rFonts w:ascii="Times New Roman" w:hAnsi="Times New Roman" w:cs="Times New Roman"/>
          <w:sz w:val="24"/>
          <w:szCs w:val="24"/>
        </w:rPr>
        <w:t xml:space="preserve"> and 0.</w:t>
      </w:r>
      <w:r w:rsidR="00E172DC">
        <w:rPr>
          <w:rFonts w:ascii="Times New Roman" w:hAnsi="Times New Roman" w:cs="Times New Roman"/>
          <w:sz w:val="24"/>
          <w:szCs w:val="24"/>
        </w:rPr>
        <w:t>809</w:t>
      </w:r>
      <w:r w:rsidRPr="000A6046">
        <w:rPr>
          <w:rFonts w:ascii="Times New Roman" w:hAnsi="Times New Roman" w:cs="Times New Roman"/>
          <w:sz w:val="24"/>
          <w:szCs w:val="24"/>
        </w:rPr>
        <w:t xml:space="preserve"> on structurally </w:t>
      </w:r>
      <w:r w:rsidR="00C068B1" w:rsidRPr="00367D3C">
        <w:rPr>
          <w:rFonts w:ascii="Times New Roman" w:hAnsi="Times New Roman" w:cs="Times New Roman"/>
          <w:sz w:val="24"/>
          <w:szCs w:val="24"/>
        </w:rPr>
        <w:t xml:space="preserve">dissimilar </w:t>
      </w:r>
      <w:r w:rsidRPr="000A6046">
        <w:rPr>
          <w:rFonts w:ascii="Times New Roman" w:hAnsi="Times New Roman" w:cs="Times New Roman"/>
          <w:sz w:val="24"/>
          <w:szCs w:val="24"/>
        </w:rPr>
        <w:t>ligands and 0.59</w:t>
      </w:r>
      <w:r w:rsidR="00E172DC">
        <w:rPr>
          <w:rFonts w:ascii="Times New Roman" w:hAnsi="Times New Roman" w:cs="Times New Roman"/>
          <w:sz w:val="24"/>
          <w:szCs w:val="24"/>
        </w:rPr>
        <w:t>4</w:t>
      </w:r>
      <w:r w:rsidRPr="000A6046">
        <w:rPr>
          <w:rFonts w:ascii="Times New Roman" w:hAnsi="Times New Roman" w:cs="Times New Roman"/>
          <w:sz w:val="24"/>
          <w:szCs w:val="24"/>
        </w:rPr>
        <w:t xml:space="preserve"> and 0.5</w:t>
      </w:r>
      <w:r w:rsidR="008E5B17">
        <w:rPr>
          <w:rFonts w:ascii="Times New Roman" w:hAnsi="Times New Roman" w:cs="Times New Roman"/>
          <w:sz w:val="24"/>
          <w:szCs w:val="24"/>
        </w:rPr>
        <w:t>85</w:t>
      </w:r>
      <w:r w:rsidRPr="000A6046">
        <w:rPr>
          <w:rFonts w:ascii="Times New Roman" w:hAnsi="Times New Roman" w:cs="Times New Roman"/>
          <w:sz w:val="24"/>
          <w:szCs w:val="24"/>
        </w:rPr>
        <w:t xml:space="preserve"> on novel GPCRs, respectively. </w:t>
      </w:r>
      <w:r w:rsidR="000D220F">
        <w:rPr>
          <w:rFonts w:ascii="Times New Roman" w:hAnsi="Times New Roman" w:cs="Times New Roman"/>
          <w:sz w:val="24"/>
          <w:szCs w:val="24"/>
        </w:rPr>
        <w:t>However</w:t>
      </w:r>
      <w:r w:rsidRPr="000A6046">
        <w:rPr>
          <w:rFonts w:ascii="Times New Roman" w:hAnsi="Times New Roman" w:cs="Times New Roman"/>
          <w:sz w:val="24"/>
          <w:szCs w:val="24"/>
        </w:rPr>
        <w:t xml:space="preserve">, fine-tuning the ProtBERT encoder (CA-Prot, CA-Full) substantially </w:t>
      </w:r>
      <w:r w:rsidR="00936BF7">
        <w:rPr>
          <w:rFonts w:ascii="Times New Roman" w:hAnsi="Times New Roman" w:cs="Times New Roman"/>
          <w:sz w:val="24"/>
          <w:szCs w:val="24"/>
        </w:rPr>
        <w:t>reduced</w:t>
      </w:r>
      <w:r w:rsidRPr="000A6046">
        <w:rPr>
          <w:rFonts w:ascii="Times New Roman" w:hAnsi="Times New Roman" w:cs="Times New Roman"/>
          <w:sz w:val="24"/>
          <w:szCs w:val="24"/>
        </w:rPr>
        <w:t xml:space="preserve"> performance, while fine-tuning </w:t>
      </w:r>
      <w:r w:rsidR="0030134E">
        <w:rPr>
          <w:rFonts w:ascii="Times New Roman" w:hAnsi="Times New Roman" w:cs="Times New Roman"/>
          <w:sz w:val="24"/>
          <w:szCs w:val="24"/>
        </w:rPr>
        <w:t xml:space="preserve">the </w:t>
      </w:r>
      <w:r w:rsidRPr="000A6046">
        <w:rPr>
          <w:rFonts w:ascii="Times New Roman" w:hAnsi="Times New Roman" w:cs="Times New Roman"/>
          <w:sz w:val="24"/>
          <w:szCs w:val="24"/>
        </w:rPr>
        <w:t xml:space="preserve">MolFormer </w:t>
      </w:r>
      <w:r w:rsidR="000D220F">
        <w:rPr>
          <w:rFonts w:ascii="Times New Roman" w:hAnsi="Times New Roman" w:cs="Times New Roman"/>
          <w:sz w:val="24"/>
          <w:szCs w:val="24"/>
        </w:rPr>
        <w:t xml:space="preserve">encoder </w:t>
      </w:r>
      <w:r w:rsidRPr="000A6046">
        <w:rPr>
          <w:rFonts w:ascii="Times New Roman" w:hAnsi="Times New Roman" w:cs="Times New Roman"/>
          <w:sz w:val="24"/>
          <w:szCs w:val="24"/>
        </w:rPr>
        <w:t xml:space="preserve">(CA-Lig) provided marginal benefits over frozen encoders (CA-Base). </w:t>
      </w:r>
      <w:r w:rsidR="00584087" w:rsidRPr="00A46F64">
        <w:rPr>
          <w:rFonts w:ascii="Times New Roman" w:hAnsi="Times New Roman" w:cs="Times New Roman"/>
          <w:sz w:val="24"/>
          <w:szCs w:val="24"/>
        </w:rPr>
        <w:t xml:space="preserve">The </w:t>
      </w:r>
      <w:r w:rsidR="00936BF7">
        <w:rPr>
          <w:rFonts w:ascii="Times New Roman" w:hAnsi="Times New Roman" w:cs="Times New Roman"/>
          <w:sz w:val="24"/>
          <w:szCs w:val="24"/>
        </w:rPr>
        <w:lastRenderedPageBreak/>
        <w:t xml:space="preserve">reduced </w:t>
      </w:r>
      <w:r w:rsidR="00584087" w:rsidRPr="00A46F64">
        <w:rPr>
          <w:rFonts w:ascii="Times New Roman" w:hAnsi="Times New Roman" w:cs="Times New Roman"/>
          <w:sz w:val="24"/>
          <w:szCs w:val="24"/>
        </w:rPr>
        <w:t xml:space="preserve">performance when fine-tuning ProtBERT suggests that frozen embeddings </w:t>
      </w:r>
      <w:r w:rsidR="00584087">
        <w:rPr>
          <w:rFonts w:ascii="Times New Roman" w:hAnsi="Times New Roman" w:cs="Times New Roman"/>
          <w:sz w:val="24"/>
          <w:szCs w:val="24"/>
        </w:rPr>
        <w:t xml:space="preserve">may </w:t>
      </w:r>
      <w:r w:rsidR="00584087" w:rsidRPr="00A46F64">
        <w:rPr>
          <w:rFonts w:ascii="Times New Roman" w:hAnsi="Times New Roman" w:cs="Times New Roman"/>
          <w:sz w:val="24"/>
          <w:szCs w:val="24"/>
        </w:rPr>
        <w:t>already provide sufficient family-level information for classification</w:t>
      </w:r>
      <w:r w:rsidR="00584087">
        <w:rPr>
          <w:rFonts w:ascii="Times New Roman" w:hAnsi="Times New Roman" w:cs="Times New Roman"/>
          <w:sz w:val="24"/>
          <w:szCs w:val="24"/>
        </w:rPr>
        <w:t xml:space="preserve"> tasks. F</w:t>
      </w:r>
      <w:r w:rsidR="00584087" w:rsidRPr="00367D3C">
        <w:rPr>
          <w:rFonts w:ascii="Times New Roman" w:hAnsi="Times New Roman" w:cs="Times New Roman"/>
          <w:sz w:val="24"/>
          <w:szCs w:val="24"/>
        </w:rPr>
        <w:t xml:space="preserve">ine-tuning may have disrupted useful representations faster than </w:t>
      </w:r>
      <w:r w:rsidR="00584087">
        <w:rPr>
          <w:rFonts w:ascii="Times New Roman" w:hAnsi="Times New Roman" w:cs="Times New Roman"/>
          <w:sz w:val="24"/>
          <w:szCs w:val="24"/>
        </w:rPr>
        <w:t xml:space="preserve">the development of </w:t>
      </w:r>
      <w:r w:rsidR="00584087" w:rsidRPr="00367D3C">
        <w:rPr>
          <w:rFonts w:ascii="Times New Roman" w:hAnsi="Times New Roman" w:cs="Times New Roman"/>
          <w:sz w:val="24"/>
          <w:szCs w:val="24"/>
        </w:rPr>
        <w:t>task-specific features</w:t>
      </w:r>
      <w:r w:rsidR="00584087">
        <w:rPr>
          <w:rFonts w:ascii="Times New Roman" w:hAnsi="Times New Roman" w:cs="Times New Roman"/>
          <w:sz w:val="24"/>
          <w:szCs w:val="24"/>
        </w:rPr>
        <w:t>, particularly for the larger ProtBERT models (</w:t>
      </w:r>
      <w:r w:rsidR="008B4C81">
        <w:rPr>
          <w:rFonts w:ascii="Times New Roman" w:hAnsi="Times New Roman" w:cs="Times New Roman"/>
          <w:sz w:val="24"/>
          <w:szCs w:val="24"/>
        </w:rPr>
        <w:t>420</w:t>
      </w:r>
      <w:r w:rsidR="00584087">
        <w:rPr>
          <w:rFonts w:ascii="Times New Roman" w:hAnsi="Times New Roman" w:cs="Times New Roman"/>
          <w:sz w:val="24"/>
          <w:szCs w:val="24"/>
        </w:rPr>
        <w:t>M). Hence</w:t>
      </w:r>
      <w:r w:rsidR="00584087" w:rsidRPr="00367D3C">
        <w:rPr>
          <w:rFonts w:ascii="Times New Roman" w:hAnsi="Times New Roman" w:cs="Times New Roman"/>
          <w:sz w:val="24"/>
          <w:szCs w:val="24"/>
        </w:rPr>
        <w:t xml:space="preserve">, frozen pretrained encoders </w:t>
      </w:r>
      <w:r w:rsidR="00584087">
        <w:rPr>
          <w:rFonts w:ascii="Times New Roman" w:hAnsi="Times New Roman" w:cs="Times New Roman"/>
          <w:sz w:val="24"/>
          <w:szCs w:val="24"/>
        </w:rPr>
        <w:t xml:space="preserve">coupled </w:t>
      </w:r>
      <w:r w:rsidR="00584087" w:rsidRPr="00367D3C">
        <w:rPr>
          <w:rFonts w:ascii="Times New Roman" w:hAnsi="Times New Roman" w:cs="Times New Roman"/>
          <w:sz w:val="24"/>
          <w:szCs w:val="24"/>
        </w:rPr>
        <w:t>with well-trained task layers may be preferable</w:t>
      </w:r>
      <w:r w:rsidR="00584087">
        <w:rPr>
          <w:rFonts w:ascii="Times New Roman" w:hAnsi="Times New Roman" w:cs="Times New Roman"/>
          <w:sz w:val="24"/>
          <w:szCs w:val="24"/>
        </w:rPr>
        <w:t xml:space="preserve"> for these tasks</w:t>
      </w:r>
      <w:r w:rsidR="00584087" w:rsidRPr="00367D3C">
        <w:rPr>
          <w:rFonts w:ascii="Times New Roman" w:hAnsi="Times New Roman" w:cs="Times New Roman"/>
          <w:sz w:val="24"/>
          <w:szCs w:val="24"/>
        </w:rPr>
        <w:t>.</w:t>
      </w:r>
      <w:r w:rsidR="00584087">
        <w:rPr>
          <w:rFonts w:ascii="Times New Roman" w:hAnsi="Times New Roman" w:cs="Times New Roman"/>
          <w:sz w:val="24"/>
          <w:szCs w:val="24"/>
        </w:rPr>
        <w:t xml:space="preserve"> Furthermore, t</w:t>
      </w:r>
      <w:r w:rsidR="00450BCD" w:rsidRPr="00367D3C">
        <w:rPr>
          <w:rFonts w:ascii="Times New Roman" w:hAnsi="Times New Roman" w:cs="Times New Roman"/>
          <w:sz w:val="24"/>
          <w:szCs w:val="24"/>
        </w:rPr>
        <w:t xml:space="preserve">he </w:t>
      </w:r>
      <w:r w:rsidR="00C068B1">
        <w:rPr>
          <w:rFonts w:ascii="Times New Roman" w:hAnsi="Times New Roman" w:cs="Times New Roman"/>
          <w:sz w:val="24"/>
          <w:szCs w:val="24"/>
        </w:rPr>
        <w:t>consistent</w:t>
      </w:r>
      <w:r w:rsidR="00450BCD" w:rsidRPr="00367D3C">
        <w:rPr>
          <w:rFonts w:ascii="Times New Roman" w:hAnsi="Times New Roman" w:cs="Times New Roman"/>
          <w:sz w:val="24"/>
          <w:szCs w:val="24"/>
        </w:rPr>
        <w:t xml:space="preserve"> </w:t>
      </w:r>
      <w:r w:rsidR="00822EB8">
        <w:rPr>
          <w:rFonts w:ascii="Times New Roman" w:hAnsi="Times New Roman" w:cs="Times New Roman"/>
          <w:sz w:val="24"/>
          <w:szCs w:val="24"/>
        </w:rPr>
        <w:t>AUROC</w:t>
      </w:r>
      <w:r w:rsidR="00450BCD" w:rsidRPr="00367D3C">
        <w:rPr>
          <w:rFonts w:ascii="Times New Roman" w:hAnsi="Times New Roman" w:cs="Times New Roman"/>
          <w:sz w:val="24"/>
          <w:szCs w:val="24"/>
        </w:rPr>
        <w:t xml:space="preserve"> drop </w:t>
      </w:r>
      <w:r w:rsidR="00C068B1" w:rsidRPr="00367D3C">
        <w:rPr>
          <w:rFonts w:ascii="Times New Roman" w:hAnsi="Times New Roman" w:cs="Times New Roman"/>
          <w:sz w:val="24"/>
          <w:szCs w:val="24"/>
        </w:rPr>
        <w:t xml:space="preserve">of </w:t>
      </w:r>
      <w:r w:rsidR="00C068B1">
        <w:rPr>
          <w:rFonts w:ascii="Times New Roman" w:hAnsi="Times New Roman" w:cs="Times New Roman"/>
          <w:sz w:val="24"/>
          <w:szCs w:val="24"/>
        </w:rPr>
        <w:t>~</w:t>
      </w:r>
      <w:r w:rsidR="00450BCD" w:rsidRPr="00367D3C">
        <w:rPr>
          <w:rFonts w:ascii="Times New Roman" w:hAnsi="Times New Roman" w:cs="Times New Roman"/>
          <w:sz w:val="24"/>
          <w:szCs w:val="24"/>
        </w:rPr>
        <w:t xml:space="preserve">0.10 for structurally dissimilar ligands (mean Tanimoto </w:t>
      </w:r>
      <w:r w:rsidR="00C068B1">
        <w:rPr>
          <w:rFonts w:ascii="Times New Roman" w:hAnsi="Times New Roman" w:cs="Times New Roman"/>
          <w:sz w:val="24"/>
          <w:szCs w:val="24"/>
        </w:rPr>
        <w:t xml:space="preserve">of </w:t>
      </w:r>
      <w:r w:rsidR="00450BCD" w:rsidRPr="00367D3C">
        <w:rPr>
          <w:rFonts w:ascii="Times New Roman" w:hAnsi="Times New Roman" w:cs="Times New Roman"/>
          <w:sz w:val="24"/>
          <w:szCs w:val="24"/>
        </w:rPr>
        <w:t>0.48</w:t>
      </w:r>
      <w:r w:rsidR="00C068B1">
        <w:rPr>
          <w:rFonts w:ascii="Times New Roman" w:hAnsi="Times New Roman" w:cs="Times New Roman"/>
          <w:sz w:val="24"/>
          <w:szCs w:val="24"/>
        </w:rPr>
        <w:t xml:space="preserve"> against training set</w:t>
      </w:r>
      <w:r w:rsidR="00450BCD" w:rsidRPr="00367D3C">
        <w:rPr>
          <w:rFonts w:ascii="Times New Roman" w:hAnsi="Times New Roman" w:cs="Times New Roman"/>
          <w:sz w:val="24"/>
          <w:szCs w:val="24"/>
        </w:rPr>
        <w:t xml:space="preserve">) suggests </w:t>
      </w:r>
      <w:r w:rsidR="00C068B1">
        <w:rPr>
          <w:rFonts w:ascii="Times New Roman" w:hAnsi="Times New Roman" w:cs="Times New Roman"/>
          <w:sz w:val="24"/>
          <w:szCs w:val="24"/>
        </w:rPr>
        <w:t xml:space="preserve">that </w:t>
      </w:r>
      <w:proofErr w:type="spellStart"/>
      <w:r w:rsidR="00450BCD" w:rsidRPr="00367D3C">
        <w:rPr>
          <w:rFonts w:ascii="Times New Roman" w:hAnsi="Times New Roman" w:cs="Times New Roman"/>
          <w:sz w:val="24"/>
          <w:szCs w:val="24"/>
        </w:rPr>
        <w:t>MolFormer</w:t>
      </w:r>
      <w:r w:rsidR="00936BF7">
        <w:rPr>
          <w:rFonts w:ascii="Times New Roman" w:hAnsi="Times New Roman" w:cs="Times New Roman"/>
          <w:sz w:val="24"/>
          <w:szCs w:val="24"/>
        </w:rPr>
        <w:t>’</w:t>
      </w:r>
      <w:r w:rsidR="00450BCD" w:rsidRPr="00367D3C">
        <w:rPr>
          <w:rFonts w:ascii="Times New Roman" w:hAnsi="Times New Roman" w:cs="Times New Roman"/>
          <w:sz w:val="24"/>
          <w:szCs w:val="24"/>
        </w:rPr>
        <w:t>s</w:t>
      </w:r>
      <w:proofErr w:type="spellEnd"/>
      <w:r w:rsidR="00450BCD" w:rsidRPr="00367D3C">
        <w:rPr>
          <w:rFonts w:ascii="Times New Roman" w:hAnsi="Times New Roman" w:cs="Times New Roman"/>
          <w:sz w:val="24"/>
          <w:szCs w:val="24"/>
        </w:rPr>
        <w:t xml:space="preserve"> chemical features transfer reasonably well</w:t>
      </w:r>
      <w:r w:rsidR="009A7462">
        <w:rPr>
          <w:rFonts w:ascii="Times New Roman" w:hAnsi="Times New Roman" w:cs="Times New Roman"/>
          <w:sz w:val="24"/>
          <w:szCs w:val="24"/>
        </w:rPr>
        <w:t xml:space="preserve"> and the model </w:t>
      </w:r>
      <w:r w:rsidR="003E4F66">
        <w:rPr>
          <w:rFonts w:ascii="Times New Roman" w:hAnsi="Times New Roman" w:cs="Times New Roman"/>
          <w:sz w:val="24"/>
          <w:szCs w:val="24"/>
        </w:rPr>
        <w:t>can utilize the shared GPCRs to understand binding patterns</w:t>
      </w:r>
      <w:r w:rsidR="00BE1B82">
        <w:rPr>
          <w:rFonts w:ascii="Times New Roman" w:hAnsi="Times New Roman" w:cs="Times New Roman"/>
          <w:sz w:val="24"/>
          <w:szCs w:val="24"/>
        </w:rPr>
        <w:t xml:space="preserve">. However, </w:t>
      </w:r>
      <w:r w:rsidR="00BE1B82" w:rsidRPr="00367D3C">
        <w:rPr>
          <w:rFonts w:ascii="Times New Roman" w:hAnsi="Times New Roman" w:cs="Times New Roman"/>
          <w:sz w:val="24"/>
          <w:szCs w:val="24"/>
        </w:rPr>
        <w:t>the</w:t>
      </w:r>
      <w:r w:rsidR="00450BCD" w:rsidRPr="00367D3C">
        <w:rPr>
          <w:rFonts w:ascii="Times New Roman" w:hAnsi="Times New Roman" w:cs="Times New Roman"/>
          <w:sz w:val="24"/>
          <w:szCs w:val="24"/>
        </w:rPr>
        <w:t xml:space="preserve"> larger </w:t>
      </w:r>
      <w:r w:rsidR="00822EB8">
        <w:rPr>
          <w:rFonts w:ascii="Times New Roman" w:hAnsi="Times New Roman" w:cs="Times New Roman"/>
          <w:sz w:val="24"/>
          <w:szCs w:val="24"/>
        </w:rPr>
        <w:t>AUROC</w:t>
      </w:r>
      <w:r w:rsidR="00C068B1" w:rsidRPr="00367D3C">
        <w:rPr>
          <w:rFonts w:ascii="Times New Roman" w:hAnsi="Times New Roman" w:cs="Times New Roman"/>
          <w:sz w:val="24"/>
          <w:szCs w:val="24"/>
        </w:rPr>
        <w:t xml:space="preserve"> drop of </w:t>
      </w:r>
      <w:r w:rsidR="00450BCD" w:rsidRPr="00367D3C">
        <w:rPr>
          <w:rFonts w:ascii="Times New Roman" w:hAnsi="Times New Roman" w:cs="Times New Roman"/>
          <w:sz w:val="24"/>
          <w:szCs w:val="24"/>
        </w:rPr>
        <w:t>~0.2</w:t>
      </w:r>
      <w:r w:rsidR="00ED16D6">
        <w:rPr>
          <w:rFonts w:ascii="Times New Roman" w:hAnsi="Times New Roman" w:cs="Times New Roman"/>
          <w:sz w:val="24"/>
          <w:szCs w:val="24"/>
        </w:rPr>
        <w:t>5</w:t>
      </w:r>
      <w:r w:rsidR="00450BCD" w:rsidRPr="00367D3C">
        <w:rPr>
          <w:rFonts w:ascii="Times New Roman" w:hAnsi="Times New Roman" w:cs="Times New Roman"/>
          <w:sz w:val="24"/>
          <w:szCs w:val="24"/>
        </w:rPr>
        <w:t xml:space="preserve"> for </w:t>
      </w:r>
      <w:r w:rsidR="00C068B1">
        <w:rPr>
          <w:rFonts w:ascii="Times New Roman" w:hAnsi="Times New Roman" w:cs="Times New Roman"/>
          <w:sz w:val="24"/>
          <w:szCs w:val="24"/>
        </w:rPr>
        <w:t>novel</w:t>
      </w:r>
      <w:r w:rsidR="00450BCD" w:rsidRPr="00367D3C">
        <w:rPr>
          <w:rFonts w:ascii="Times New Roman" w:hAnsi="Times New Roman" w:cs="Times New Roman"/>
          <w:sz w:val="24"/>
          <w:szCs w:val="24"/>
        </w:rPr>
        <w:t xml:space="preserve"> GPCRs indicates </w:t>
      </w:r>
      <w:r w:rsidR="00A46F64" w:rsidRPr="00A46F64">
        <w:rPr>
          <w:rFonts w:ascii="Times New Roman" w:hAnsi="Times New Roman" w:cs="Times New Roman"/>
          <w:sz w:val="24"/>
          <w:szCs w:val="24"/>
        </w:rPr>
        <w:t>that protein encodings transfer poorly across GPCR families</w:t>
      </w:r>
      <w:r w:rsidR="00A46F64">
        <w:rPr>
          <w:rFonts w:ascii="Times New Roman" w:hAnsi="Times New Roman" w:cs="Times New Roman"/>
          <w:sz w:val="24"/>
          <w:szCs w:val="24"/>
        </w:rPr>
        <w:t xml:space="preserve"> </w:t>
      </w:r>
      <w:r w:rsidR="00C068B1">
        <w:rPr>
          <w:rFonts w:ascii="Times New Roman" w:hAnsi="Times New Roman" w:cs="Times New Roman"/>
          <w:sz w:val="24"/>
          <w:szCs w:val="24"/>
        </w:rPr>
        <w:t xml:space="preserve">and </w:t>
      </w:r>
      <w:r w:rsidR="009F12EF">
        <w:rPr>
          <w:rFonts w:ascii="Times New Roman" w:hAnsi="Times New Roman" w:cs="Times New Roman"/>
          <w:sz w:val="24"/>
          <w:szCs w:val="24"/>
        </w:rPr>
        <w:t xml:space="preserve">all </w:t>
      </w:r>
      <w:r w:rsidR="00450BCD" w:rsidRPr="00367D3C">
        <w:rPr>
          <w:rFonts w:ascii="Times New Roman" w:hAnsi="Times New Roman" w:cs="Times New Roman"/>
          <w:sz w:val="24"/>
          <w:szCs w:val="24"/>
        </w:rPr>
        <w:t xml:space="preserve">models struggle without learned </w:t>
      </w:r>
      <w:r w:rsidR="00C068B1">
        <w:rPr>
          <w:rFonts w:ascii="Times New Roman" w:hAnsi="Times New Roman" w:cs="Times New Roman"/>
          <w:sz w:val="24"/>
          <w:szCs w:val="24"/>
        </w:rPr>
        <w:t>GPCR</w:t>
      </w:r>
      <w:r w:rsidR="00450BCD" w:rsidRPr="00367D3C">
        <w:rPr>
          <w:rFonts w:ascii="Times New Roman" w:hAnsi="Times New Roman" w:cs="Times New Roman"/>
          <w:sz w:val="24"/>
          <w:szCs w:val="24"/>
        </w:rPr>
        <w:t xml:space="preserve">-ligand associations. </w:t>
      </w:r>
      <w:r w:rsidR="00BE1B82">
        <w:rPr>
          <w:rFonts w:ascii="Times New Roman" w:hAnsi="Times New Roman" w:cs="Times New Roman"/>
          <w:sz w:val="24"/>
          <w:szCs w:val="24"/>
        </w:rPr>
        <w:t xml:space="preserve">These findings are consistent with earlier </w:t>
      </w:r>
      <w:r w:rsidR="00936BF7">
        <w:rPr>
          <w:rFonts w:ascii="Times New Roman" w:hAnsi="Times New Roman" w:cs="Times New Roman"/>
          <w:sz w:val="24"/>
          <w:szCs w:val="24"/>
        </w:rPr>
        <w:t>conclusion</w:t>
      </w:r>
      <w:r w:rsidR="007A1513">
        <w:rPr>
          <w:rFonts w:ascii="Times New Roman" w:hAnsi="Times New Roman" w:cs="Times New Roman"/>
          <w:sz w:val="24"/>
          <w:szCs w:val="24"/>
        </w:rPr>
        <w:t xml:space="preserve">s that predicting interactions for novel proteins are </w:t>
      </w:r>
      <w:r w:rsidR="00E958BA">
        <w:rPr>
          <w:rFonts w:ascii="Times New Roman" w:hAnsi="Times New Roman" w:cs="Times New Roman"/>
          <w:sz w:val="24"/>
          <w:szCs w:val="24"/>
        </w:rPr>
        <w:t>more challenging than predicting novel ligands</w:t>
      </w:r>
      <w:r w:rsidR="00A86A09">
        <w:rPr>
          <w:rFonts w:ascii="Times New Roman" w:hAnsi="Times New Roman" w:cs="Times New Roman"/>
          <w:sz w:val="24"/>
          <w:szCs w:val="24"/>
        </w:rPr>
        <w:t>, particularly when the number of ligands is significantly higher than the number of proteins</w:t>
      </w:r>
      <w:r w:rsidR="00BC13EB">
        <w:rPr>
          <w:rFonts w:ascii="Times New Roman" w:hAnsi="Times New Roman" w:cs="Times New Roman"/>
          <w:sz w:val="24"/>
          <w:szCs w:val="24"/>
        </w:rPr>
        <w:t xml:space="preserve"> </w:t>
      </w:r>
      <w:r w:rsidR="00A86A09">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PjxSZWNOdW0+NDgzPC9SZWNOdW0+PERpc3BsYXlUZXh0PlsyMF08L0Rpc3BsYXlUZXh0PjxyZWNv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PEVuZE5vdGU+PENpdGU+PEF1dGhvcj5QYWhpa2thbGE8L0F1dGhvcj48WWVhcj4yMDE1PC9ZZWFy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A86A09">
        <w:rPr>
          <w:rFonts w:ascii="Times New Roman" w:hAnsi="Times New Roman" w:cs="Times New Roman"/>
          <w:sz w:val="24"/>
          <w:szCs w:val="24"/>
        </w:rPr>
      </w:r>
      <w:r w:rsidR="00A86A09">
        <w:rPr>
          <w:rFonts w:ascii="Times New Roman" w:hAnsi="Times New Roman" w:cs="Times New Roman"/>
          <w:sz w:val="24"/>
          <w:szCs w:val="24"/>
        </w:rPr>
        <w:fldChar w:fldCharType="separate"/>
      </w:r>
      <w:r w:rsidR="003E4C45">
        <w:rPr>
          <w:rFonts w:ascii="Times New Roman" w:hAnsi="Times New Roman" w:cs="Times New Roman"/>
          <w:noProof/>
          <w:sz w:val="24"/>
          <w:szCs w:val="24"/>
        </w:rPr>
        <w:t>[20]</w:t>
      </w:r>
      <w:r w:rsidR="00A86A09">
        <w:rPr>
          <w:rFonts w:ascii="Times New Roman" w:hAnsi="Times New Roman" w:cs="Times New Roman"/>
          <w:sz w:val="24"/>
          <w:szCs w:val="24"/>
        </w:rPr>
        <w:fldChar w:fldCharType="end"/>
      </w:r>
      <w:r w:rsidR="00E958BA">
        <w:rPr>
          <w:rFonts w:ascii="Times New Roman" w:hAnsi="Times New Roman" w:cs="Times New Roman"/>
          <w:sz w:val="24"/>
          <w:szCs w:val="24"/>
        </w:rPr>
        <w:t>.</w:t>
      </w:r>
    </w:p>
    <w:p w14:paraId="0501D829" w14:textId="0BF11336" w:rsidR="00A46F64" w:rsidRDefault="000A6046" w:rsidP="00367D3C">
      <w:pPr>
        <w:spacing w:line="480" w:lineRule="auto"/>
        <w:rPr>
          <w:rFonts w:ascii="Times New Roman" w:hAnsi="Times New Roman" w:cs="Times New Roman"/>
          <w:sz w:val="24"/>
          <w:szCs w:val="24"/>
        </w:rPr>
      </w:pPr>
      <w:r w:rsidRPr="000A6046">
        <w:rPr>
          <w:rFonts w:ascii="Times New Roman" w:hAnsi="Times New Roman" w:cs="Times New Roman"/>
          <w:sz w:val="24"/>
          <w:szCs w:val="24"/>
        </w:rPr>
        <w:t>Our analysis revealed that sequence-based architectures learn predominantly from ligand features, with protein encodings contributing less to binding</w:t>
      </w:r>
      <w:r w:rsidR="00936BF7">
        <w:rPr>
          <w:rFonts w:ascii="Times New Roman" w:hAnsi="Times New Roman" w:cs="Times New Roman"/>
          <w:sz w:val="24"/>
          <w:szCs w:val="24"/>
        </w:rPr>
        <w:t>-</w:t>
      </w:r>
      <w:r w:rsidRPr="000A6046">
        <w:rPr>
          <w:rFonts w:ascii="Times New Roman" w:hAnsi="Times New Roman" w:cs="Times New Roman"/>
          <w:sz w:val="24"/>
          <w:szCs w:val="24"/>
        </w:rPr>
        <w:t>affinity predictions.</w:t>
      </w:r>
      <w:r w:rsidR="006B0FD2">
        <w:rPr>
          <w:rFonts w:ascii="Times New Roman" w:hAnsi="Times New Roman" w:cs="Times New Roman"/>
          <w:sz w:val="24"/>
          <w:szCs w:val="24"/>
        </w:rPr>
        <w:t xml:space="preserve"> O</w:t>
      </w:r>
      <w:r w:rsidR="00367D3C" w:rsidRPr="00367D3C">
        <w:rPr>
          <w:rFonts w:ascii="Times New Roman" w:hAnsi="Times New Roman" w:cs="Times New Roman"/>
          <w:sz w:val="24"/>
          <w:szCs w:val="24"/>
        </w:rPr>
        <w:t>ur findings align with</w:t>
      </w:r>
      <w:r w:rsidR="001740C1">
        <w:rPr>
          <w:rFonts w:ascii="Times New Roman" w:hAnsi="Times New Roman" w:cs="Times New Roman"/>
          <w:sz w:val="24"/>
          <w:szCs w:val="24"/>
        </w:rPr>
        <w:t xml:space="preserve"> </w:t>
      </w:r>
      <w:r w:rsidR="00367D3C" w:rsidRPr="00367D3C">
        <w:rPr>
          <w:rFonts w:ascii="Times New Roman" w:hAnsi="Times New Roman" w:cs="Times New Roman"/>
          <w:sz w:val="24"/>
          <w:szCs w:val="24"/>
        </w:rPr>
        <w:t xml:space="preserve">recent observations on </w:t>
      </w:r>
      <w:r w:rsidR="001740C1">
        <w:rPr>
          <w:rFonts w:ascii="Times New Roman" w:hAnsi="Times New Roman" w:cs="Times New Roman"/>
          <w:sz w:val="24"/>
          <w:szCs w:val="24"/>
        </w:rPr>
        <w:t xml:space="preserve">two kinase-ligand datasets, </w:t>
      </w:r>
      <w:r w:rsidR="000D220F">
        <w:rPr>
          <w:rFonts w:ascii="Times New Roman" w:hAnsi="Times New Roman" w:cs="Times New Roman"/>
          <w:sz w:val="24"/>
          <w:szCs w:val="24"/>
        </w:rPr>
        <w:t>K</w:t>
      </w:r>
      <w:r w:rsidR="007854D4">
        <w:rPr>
          <w:rFonts w:ascii="Times New Roman" w:hAnsi="Times New Roman" w:cs="Times New Roman"/>
          <w:sz w:val="24"/>
          <w:szCs w:val="24"/>
        </w:rPr>
        <w:t>I</w:t>
      </w:r>
      <w:r w:rsidR="000D220F">
        <w:rPr>
          <w:rFonts w:ascii="Times New Roman" w:hAnsi="Times New Roman" w:cs="Times New Roman"/>
          <w:sz w:val="24"/>
          <w:szCs w:val="24"/>
        </w:rPr>
        <w:t>BA</w:t>
      </w:r>
      <w:r w:rsidR="00601151">
        <w:rPr>
          <w:rFonts w:ascii="Times New Roman" w:hAnsi="Times New Roman" w:cs="Times New Roman"/>
          <w:sz w:val="24"/>
          <w:szCs w:val="24"/>
        </w:rPr>
        <w:t xml:space="preserve"> and DAVIS</w:t>
      </w:r>
      <w:r w:rsidR="001740C1">
        <w:rPr>
          <w:rFonts w:ascii="Times New Roman" w:hAnsi="Times New Roman" w:cs="Times New Roman"/>
          <w:sz w:val="24"/>
          <w:szCs w:val="24"/>
        </w:rPr>
        <w:t xml:space="preserve">, </w:t>
      </w:r>
      <w:r w:rsidR="005D385B">
        <w:rPr>
          <w:rFonts w:ascii="Times New Roman" w:hAnsi="Times New Roman" w:cs="Times New Roman"/>
          <w:sz w:val="24"/>
          <w:szCs w:val="24"/>
        </w:rPr>
        <w:t xml:space="preserve">where </w:t>
      </w:r>
      <w:r w:rsidR="00367D3C" w:rsidRPr="00367D3C">
        <w:rPr>
          <w:rFonts w:ascii="Times New Roman" w:hAnsi="Times New Roman" w:cs="Times New Roman"/>
          <w:sz w:val="24"/>
          <w:szCs w:val="24"/>
        </w:rPr>
        <w:t>protein encodings,</w:t>
      </w:r>
      <w:r w:rsidR="007854D4">
        <w:rPr>
          <w:rFonts w:ascii="Times New Roman" w:hAnsi="Times New Roman" w:cs="Times New Roman"/>
          <w:sz w:val="24"/>
          <w:szCs w:val="24"/>
        </w:rPr>
        <w:t xml:space="preserve"> whether</w:t>
      </w:r>
      <w:r w:rsidR="00367D3C" w:rsidRPr="00367D3C">
        <w:rPr>
          <w:rFonts w:ascii="Times New Roman" w:hAnsi="Times New Roman" w:cs="Times New Roman"/>
          <w:sz w:val="24"/>
          <w:szCs w:val="24"/>
        </w:rPr>
        <w:t xml:space="preserve"> sequence</w:t>
      </w:r>
      <w:r w:rsidR="001F5AF9">
        <w:rPr>
          <w:rFonts w:ascii="Times New Roman" w:hAnsi="Times New Roman" w:cs="Times New Roman"/>
          <w:sz w:val="24"/>
          <w:szCs w:val="24"/>
        </w:rPr>
        <w:t xml:space="preserve"> based</w:t>
      </w:r>
      <w:r w:rsidR="000D220F">
        <w:rPr>
          <w:rFonts w:ascii="Times New Roman" w:hAnsi="Times New Roman" w:cs="Times New Roman"/>
          <w:sz w:val="24"/>
          <w:szCs w:val="24"/>
        </w:rPr>
        <w:t xml:space="preserve"> or structure</w:t>
      </w:r>
      <w:r w:rsidR="001F5AF9">
        <w:rPr>
          <w:rFonts w:ascii="Times New Roman" w:hAnsi="Times New Roman" w:cs="Times New Roman"/>
          <w:sz w:val="24"/>
          <w:szCs w:val="24"/>
        </w:rPr>
        <w:t xml:space="preserve"> </w:t>
      </w:r>
      <w:r w:rsidR="00367D3C" w:rsidRPr="00367D3C">
        <w:rPr>
          <w:rFonts w:ascii="Times New Roman" w:hAnsi="Times New Roman" w:cs="Times New Roman"/>
          <w:sz w:val="24"/>
          <w:szCs w:val="24"/>
        </w:rPr>
        <w:t>based, d</w:t>
      </w:r>
      <w:r w:rsidR="00AF5034">
        <w:rPr>
          <w:rFonts w:ascii="Times New Roman" w:hAnsi="Times New Roman" w:cs="Times New Roman"/>
          <w:sz w:val="24"/>
          <w:szCs w:val="24"/>
        </w:rPr>
        <w:t>id</w:t>
      </w:r>
      <w:r w:rsidR="00367D3C" w:rsidRPr="00367D3C">
        <w:rPr>
          <w:rFonts w:ascii="Times New Roman" w:hAnsi="Times New Roman" w:cs="Times New Roman"/>
          <w:sz w:val="24"/>
          <w:szCs w:val="24"/>
        </w:rPr>
        <w:t xml:space="preserve"> not substantially impact binding predictions</w:t>
      </w:r>
      <w:r w:rsidR="00EB4145" w:rsidRPr="00EB4145">
        <w:t xml:space="preserve"> </w:t>
      </w:r>
      <w:r w:rsidR="00EB4145">
        <w:rPr>
          <w:rFonts w:ascii="Times New Roman" w:hAnsi="Times New Roman" w:cs="Times New Roman"/>
          <w:sz w:val="24"/>
          <w:szCs w:val="24"/>
        </w:rPr>
        <w:fldChar w:fldCharType="begin">
          <w:fldData xml:space="preserve">PEVuZE5vdGU+PENpdGU+PEF1dGhvcj5Hb3JhbnRsYTwvQXV0aG9yPjxZZWFyPjIwMjQ8L1llYXI+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=
</w:fldData>
        </w:fldChar>
      </w:r>
      <w:r w:rsidR="003E4C45">
        <w:rPr>
          <w:rFonts w:ascii="Times New Roman" w:hAnsi="Times New Roman" w:cs="Times New Roman"/>
          <w:sz w:val="24"/>
          <w:szCs w:val="24"/>
        </w:rPr>
        <w:instrText xml:space="preserve"> ADDIN EN.CITE </w:instrText>
      </w:r>
      <w:r w:rsidR="003E4C45">
        <w:rPr>
          <w:rFonts w:ascii="Times New Roman" w:hAnsi="Times New Roman" w:cs="Times New Roman"/>
          <w:sz w:val="24"/>
          <w:szCs w:val="24"/>
        </w:rPr>
        <w:fldChar w:fldCharType="begin">
          <w:fldData xml:space="preserve">PEVuZE5vdGU+PENpdGU+PEF1dGhvcj5Hb3JhbnRsYTwvQXV0aG9yPjxZZWFyPjIwMjQ8L1llYXI+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=
</w:fldData>
        </w:fldChar>
      </w:r>
      <w:r w:rsidR="003E4C45">
        <w:rPr>
          <w:rFonts w:ascii="Times New Roman" w:hAnsi="Times New Roman" w:cs="Times New Roman"/>
          <w:sz w:val="24"/>
          <w:szCs w:val="24"/>
        </w:rPr>
        <w:instrText xml:space="preserve"> ADDIN EN.CITE.DATA </w:instrText>
      </w:r>
      <w:r w:rsidR="003E4C45">
        <w:rPr>
          <w:rFonts w:ascii="Times New Roman" w:hAnsi="Times New Roman" w:cs="Times New Roman"/>
          <w:sz w:val="24"/>
          <w:szCs w:val="24"/>
        </w:rPr>
      </w:r>
      <w:r w:rsidR="003E4C45">
        <w:rPr>
          <w:rFonts w:ascii="Times New Roman" w:hAnsi="Times New Roman" w:cs="Times New Roman"/>
          <w:sz w:val="24"/>
          <w:szCs w:val="24"/>
        </w:rPr>
        <w:fldChar w:fldCharType="end"/>
      </w:r>
      <w:r w:rsidR="00EB4145">
        <w:rPr>
          <w:rFonts w:ascii="Times New Roman" w:hAnsi="Times New Roman" w:cs="Times New Roman"/>
          <w:sz w:val="24"/>
          <w:szCs w:val="24"/>
        </w:rPr>
      </w:r>
      <w:r w:rsidR="00EB4145">
        <w:rPr>
          <w:rFonts w:ascii="Times New Roman" w:hAnsi="Times New Roman" w:cs="Times New Roman"/>
          <w:sz w:val="24"/>
          <w:szCs w:val="24"/>
        </w:rPr>
        <w:fldChar w:fldCharType="separate"/>
      </w:r>
      <w:r w:rsidR="003E4C45">
        <w:rPr>
          <w:rFonts w:ascii="Times New Roman" w:hAnsi="Times New Roman" w:cs="Times New Roman"/>
          <w:noProof/>
          <w:sz w:val="24"/>
          <w:szCs w:val="24"/>
        </w:rPr>
        <w:t>[44, 58, 59]</w:t>
      </w:r>
      <w:r w:rsidR="00EB4145">
        <w:rPr>
          <w:rFonts w:ascii="Times New Roman" w:hAnsi="Times New Roman" w:cs="Times New Roman"/>
          <w:sz w:val="24"/>
          <w:szCs w:val="24"/>
        </w:rPr>
        <w:fldChar w:fldCharType="end"/>
      </w:r>
      <w:r w:rsidR="00367D3C" w:rsidRPr="00367D3C">
        <w:rPr>
          <w:rFonts w:ascii="Times New Roman" w:hAnsi="Times New Roman" w:cs="Times New Roman"/>
          <w:sz w:val="24"/>
          <w:szCs w:val="24"/>
        </w:rPr>
        <w:t xml:space="preserve">. </w:t>
      </w:r>
      <w:r w:rsidR="00AF5034">
        <w:rPr>
          <w:rFonts w:ascii="Times New Roman" w:hAnsi="Times New Roman" w:cs="Times New Roman"/>
          <w:sz w:val="24"/>
          <w:szCs w:val="24"/>
        </w:rPr>
        <w:t>We attribute t</w:t>
      </w:r>
      <w:r w:rsidR="00367D3C" w:rsidRPr="00367D3C">
        <w:rPr>
          <w:rFonts w:ascii="Times New Roman" w:hAnsi="Times New Roman" w:cs="Times New Roman"/>
          <w:sz w:val="24"/>
          <w:szCs w:val="24"/>
        </w:rPr>
        <w:t xml:space="preserve">his pattern </w:t>
      </w:r>
      <w:r w:rsidR="000D220F">
        <w:rPr>
          <w:rFonts w:ascii="Times New Roman" w:hAnsi="Times New Roman" w:cs="Times New Roman"/>
          <w:sz w:val="24"/>
          <w:szCs w:val="24"/>
        </w:rPr>
        <w:t>to</w:t>
      </w:r>
      <w:r w:rsidR="00367D3C" w:rsidRPr="00367D3C">
        <w:rPr>
          <w:rFonts w:ascii="Times New Roman" w:hAnsi="Times New Roman" w:cs="Times New Roman"/>
          <w:sz w:val="24"/>
          <w:szCs w:val="24"/>
        </w:rPr>
        <w:t xml:space="preserve"> several </w:t>
      </w:r>
      <w:r w:rsidR="00AF5034">
        <w:rPr>
          <w:rFonts w:ascii="Times New Roman" w:hAnsi="Times New Roman" w:cs="Times New Roman"/>
          <w:sz w:val="24"/>
          <w:szCs w:val="24"/>
        </w:rPr>
        <w:t>possible cause</w:t>
      </w:r>
      <w:r w:rsidR="000D220F">
        <w:rPr>
          <w:rFonts w:ascii="Times New Roman" w:hAnsi="Times New Roman" w:cs="Times New Roman"/>
          <w:sz w:val="24"/>
          <w:szCs w:val="24"/>
        </w:rPr>
        <w:t>s</w:t>
      </w:r>
      <w:r w:rsidR="00DA0589">
        <w:rPr>
          <w:rFonts w:ascii="Times New Roman" w:hAnsi="Times New Roman" w:cs="Times New Roman"/>
          <w:sz w:val="24"/>
          <w:szCs w:val="24"/>
        </w:rPr>
        <w:t xml:space="preserve">. </w:t>
      </w:r>
      <w:r w:rsidR="00CD59DA">
        <w:rPr>
          <w:rFonts w:ascii="Times New Roman" w:hAnsi="Times New Roman" w:cs="Times New Roman"/>
          <w:sz w:val="24"/>
          <w:szCs w:val="24"/>
        </w:rPr>
        <w:t xml:space="preserve">First, </w:t>
      </w:r>
      <w:r w:rsidR="00AF5034">
        <w:rPr>
          <w:rFonts w:ascii="Times New Roman" w:hAnsi="Times New Roman" w:cs="Times New Roman"/>
          <w:sz w:val="24"/>
          <w:szCs w:val="24"/>
        </w:rPr>
        <w:t xml:space="preserve">because </w:t>
      </w:r>
      <w:r w:rsidR="00CD59DA">
        <w:rPr>
          <w:rFonts w:ascii="Times New Roman" w:hAnsi="Times New Roman" w:cs="Times New Roman"/>
          <w:sz w:val="24"/>
          <w:szCs w:val="24"/>
        </w:rPr>
        <w:t>m</w:t>
      </w:r>
      <w:r w:rsidR="00DA0589">
        <w:rPr>
          <w:rFonts w:ascii="Times New Roman" w:hAnsi="Times New Roman" w:cs="Times New Roman"/>
          <w:sz w:val="24"/>
          <w:szCs w:val="24"/>
        </w:rPr>
        <w:t xml:space="preserve">any ligands are tested against </w:t>
      </w:r>
      <w:r w:rsidR="00CD59DA">
        <w:rPr>
          <w:rFonts w:ascii="Times New Roman" w:hAnsi="Times New Roman" w:cs="Times New Roman"/>
          <w:sz w:val="24"/>
          <w:szCs w:val="24"/>
        </w:rPr>
        <w:t xml:space="preserve">multiple </w:t>
      </w:r>
      <w:r w:rsidR="00DA0589">
        <w:rPr>
          <w:rFonts w:ascii="Times New Roman" w:hAnsi="Times New Roman" w:cs="Times New Roman"/>
          <w:sz w:val="24"/>
          <w:szCs w:val="24"/>
        </w:rPr>
        <w:t>proteins from the same subfamily</w:t>
      </w:r>
      <w:r w:rsidR="00AF5034">
        <w:rPr>
          <w:rFonts w:ascii="Times New Roman" w:hAnsi="Times New Roman" w:cs="Times New Roman"/>
          <w:sz w:val="24"/>
          <w:szCs w:val="24"/>
        </w:rPr>
        <w:t>,</w:t>
      </w:r>
      <w:r w:rsidR="00DA0589">
        <w:rPr>
          <w:rFonts w:ascii="Times New Roman" w:hAnsi="Times New Roman" w:cs="Times New Roman"/>
          <w:sz w:val="24"/>
          <w:szCs w:val="24"/>
        </w:rPr>
        <w:t xml:space="preserve"> model</w:t>
      </w:r>
      <w:r w:rsidR="00CD59DA">
        <w:rPr>
          <w:rFonts w:ascii="Times New Roman" w:hAnsi="Times New Roman" w:cs="Times New Roman"/>
          <w:sz w:val="24"/>
          <w:szCs w:val="24"/>
        </w:rPr>
        <w:t>s</w:t>
      </w:r>
      <w:r w:rsidR="00DA0589">
        <w:rPr>
          <w:rFonts w:ascii="Times New Roman" w:hAnsi="Times New Roman" w:cs="Times New Roman"/>
          <w:sz w:val="24"/>
          <w:szCs w:val="24"/>
        </w:rPr>
        <w:t xml:space="preserve"> </w:t>
      </w:r>
      <w:r w:rsidR="00CD59DA">
        <w:rPr>
          <w:rFonts w:ascii="Times New Roman" w:hAnsi="Times New Roman" w:cs="Times New Roman"/>
          <w:sz w:val="24"/>
          <w:szCs w:val="24"/>
        </w:rPr>
        <w:t>may</w:t>
      </w:r>
      <w:r w:rsidR="00DA0589">
        <w:rPr>
          <w:rFonts w:ascii="Times New Roman" w:hAnsi="Times New Roman" w:cs="Times New Roman"/>
          <w:sz w:val="24"/>
          <w:szCs w:val="24"/>
        </w:rPr>
        <w:t xml:space="preserve"> </w:t>
      </w:r>
      <w:r w:rsidR="00EA783E">
        <w:rPr>
          <w:rFonts w:ascii="Times New Roman" w:hAnsi="Times New Roman" w:cs="Times New Roman"/>
          <w:sz w:val="24"/>
          <w:szCs w:val="24"/>
        </w:rPr>
        <w:t>exploit</w:t>
      </w:r>
      <w:r w:rsidR="00DA0589">
        <w:rPr>
          <w:rFonts w:ascii="Times New Roman" w:hAnsi="Times New Roman" w:cs="Times New Roman"/>
          <w:sz w:val="24"/>
          <w:szCs w:val="24"/>
        </w:rPr>
        <w:t xml:space="preserve"> </w:t>
      </w:r>
      <w:r w:rsidR="00CD59DA">
        <w:rPr>
          <w:rFonts w:ascii="Times New Roman" w:hAnsi="Times New Roman" w:cs="Times New Roman"/>
          <w:sz w:val="24"/>
          <w:szCs w:val="24"/>
        </w:rPr>
        <w:t>these</w:t>
      </w:r>
      <w:r w:rsidR="00DA0589">
        <w:rPr>
          <w:rFonts w:ascii="Times New Roman" w:hAnsi="Times New Roman" w:cs="Times New Roman"/>
          <w:sz w:val="24"/>
          <w:szCs w:val="24"/>
        </w:rPr>
        <w:t xml:space="preserve"> subfamily associations</w:t>
      </w:r>
      <w:r w:rsidR="00EA783E">
        <w:rPr>
          <w:rFonts w:ascii="Times New Roman" w:hAnsi="Times New Roman" w:cs="Times New Roman"/>
          <w:sz w:val="24"/>
          <w:szCs w:val="24"/>
        </w:rPr>
        <w:t xml:space="preserve"> rather than </w:t>
      </w:r>
      <w:r w:rsidR="00CD59DA">
        <w:rPr>
          <w:rFonts w:ascii="Times New Roman" w:hAnsi="Times New Roman" w:cs="Times New Roman"/>
          <w:sz w:val="24"/>
          <w:szCs w:val="24"/>
        </w:rPr>
        <w:t xml:space="preserve">learn </w:t>
      </w:r>
      <w:r w:rsidR="00EA783E">
        <w:rPr>
          <w:rFonts w:ascii="Times New Roman" w:hAnsi="Times New Roman" w:cs="Times New Roman"/>
          <w:sz w:val="24"/>
          <w:szCs w:val="24"/>
        </w:rPr>
        <w:t xml:space="preserve">actual binding site features. </w:t>
      </w:r>
      <w:r w:rsidR="00CD59DA">
        <w:rPr>
          <w:rFonts w:ascii="Times New Roman" w:hAnsi="Times New Roman" w:cs="Times New Roman"/>
          <w:sz w:val="24"/>
          <w:szCs w:val="24"/>
        </w:rPr>
        <w:t xml:space="preserve">Second, </w:t>
      </w:r>
      <w:r w:rsidR="00EA783E">
        <w:rPr>
          <w:rFonts w:ascii="Times New Roman" w:hAnsi="Times New Roman" w:cs="Times New Roman"/>
          <w:sz w:val="24"/>
          <w:szCs w:val="24"/>
        </w:rPr>
        <w:t xml:space="preserve">ligand features </w:t>
      </w:r>
      <w:r w:rsidR="00CD59DA">
        <w:rPr>
          <w:rFonts w:ascii="Times New Roman" w:hAnsi="Times New Roman" w:cs="Times New Roman"/>
          <w:sz w:val="24"/>
          <w:szCs w:val="24"/>
        </w:rPr>
        <w:t>may</w:t>
      </w:r>
      <w:r w:rsidR="00EA783E">
        <w:rPr>
          <w:rFonts w:ascii="Times New Roman" w:hAnsi="Times New Roman" w:cs="Times New Roman"/>
          <w:sz w:val="24"/>
          <w:szCs w:val="24"/>
        </w:rPr>
        <w:t xml:space="preserve"> be more predictive and diverse than subtle protein sequence </w:t>
      </w:r>
      <w:r w:rsidR="00CD59DA">
        <w:rPr>
          <w:rFonts w:ascii="Times New Roman" w:hAnsi="Times New Roman" w:cs="Times New Roman"/>
          <w:sz w:val="24"/>
          <w:szCs w:val="24"/>
        </w:rPr>
        <w:t xml:space="preserve">variations </w:t>
      </w:r>
      <w:r w:rsidR="00CD59DA" w:rsidRPr="00CD59DA">
        <w:rPr>
          <w:rFonts w:ascii="Times New Roman" w:hAnsi="Times New Roman" w:cs="Times New Roman"/>
          <w:sz w:val="24"/>
          <w:szCs w:val="24"/>
        </w:rPr>
        <w:t>within families</w:t>
      </w:r>
      <w:r w:rsidR="00CD59DA">
        <w:rPr>
          <w:rFonts w:ascii="Times New Roman" w:hAnsi="Times New Roman" w:cs="Times New Roman"/>
          <w:sz w:val="24"/>
          <w:szCs w:val="24"/>
        </w:rPr>
        <w:t xml:space="preserve">. Third, </w:t>
      </w:r>
      <w:r w:rsidR="009D4D40">
        <w:rPr>
          <w:rFonts w:ascii="Times New Roman" w:hAnsi="Times New Roman" w:cs="Times New Roman"/>
          <w:sz w:val="24"/>
          <w:szCs w:val="24"/>
        </w:rPr>
        <w:t xml:space="preserve">current </w:t>
      </w:r>
      <w:r w:rsidR="00EA783E">
        <w:rPr>
          <w:rFonts w:ascii="Times New Roman" w:hAnsi="Times New Roman" w:cs="Times New Roman"/>
          <w:sz w:val="24"/>
          <w:szCs w:val="24"/>
        </w:rPr>
        <w:t xml:space="preserve">protein language model embeddings </w:t>
      </w:r>
      <w:r w:rsidR="009D4D40">
        <w:rPr>
          <w:rFonts w:ascii="Times New Roman" w:hAnsi="Times New Roman" w:cs="Times New Roman"/>
          <w:sz w:val="24"/>
          <w:szCs w:val="24"/>
        </w:rPr>
        <w:t>may</w:t>
      </w:r>
      <w:r w:rsidR="00EA783E" w:rsidRPr="00367D3C">
        <w:rPr>
          <w:rFonts w:ascii="Times New Roman" w:hAnsi="Times New Roman" w:cs="Times New Roman"/>
          <w:sz w:val="24"/>
          <w:szCs w:val="24"/>
        </w:rPr>
        <w:t xml:space="preserve"> not adequately encode </w:t>
      </w:r>
      <w:r w:rsidR="009D4D40">
        <w:rPr>
          <w:rFonts w:ascii="Times New Roman" w:hAnsi="Times New Roman" w:cs="Times New Roman"/>
          <w:sz w:val="24"/>
          <w:szCs w:val="24"/>
        </w:rPr>
        <w:t xml:space="preserve">the </w:t>
      </w:r>
      <w:r w:rsidR="00EA783E" w:rsidRPr="00367D3C">
        <w:rPr>
          <w:rFonts w:ascii="Times New Roman" w:hAnsi="Times New Roman" w:cs="Times New Roman"/>
          <w:sz w:val="24"/>
          <w:szCs w:val="24"/>
        </w:rPr>
        <w:t xml:space="preserve">fine-grained binding site features that distinguish closely related </w:t>
      </w:r>
      <w:r w:rsidR="00786085">
        <w:rPr>
          <w:rFonts w:ascii="Times New Roman" w:hAnsi="Times New Roman" w:cs="Times New Roman"/>
          <w:sz w:val="24"/>
          <w:szCs w:val="24"/>
        </w:rPr>
        <w:t>GPCRs</w:t>
      </w:r>
      <w:r w:rsidR="00EA783E" w:rsidRPr="00367D3C">
        <w:rPr>
          <w:rFonts w:ascii="Times New Roman" w:hAnsi="Times New Roman" w:cs="Times New Roman"/>
          <w:sz w:val="24"/>
          <w:szCs w:val="24"/>
        </w:rPr>
        <w:t>.</w:t>
      </w:r>
      <w:r w:rsidR="00EA783E">
        <w:rPr>
          <w:rFonts w:ascii="Times New Roman" w:hAnsi="Times New Roman" w:cs="Times New Roman"/>
          <w:sz w:val="24"/>
          <w:szCs w:val="24"/>
        </w:rPr>
        <w:t xml:space="preserve"> </w:t>
      </w:r>
      <w:r w:rsidR="00584087">
        <w:rPr>
          <w:rFonts w:ascii="Times New Roman" w:hAnsi="Times New Roman" w:cs="Times New Roman"/>
          <w:sz w:val="24"/>
          <w:szCs w:val="24"/>
        </w:rPr>
        <w:t xml:space="preserve">The convergence of this pattern across </w:t>
      </w:r>
      <w:r w:rsidR="00584087">
        <w:rPr>
          <w:rFonts w:ascii="Times New Roman" w:hAnsi="Times New Roman" w:cs="Times New Roman"/>
          <w:sz w:val="24"/>
          <w:szCs w:val="24"/>
        </w:rPr>
        <w:lastRenderedPageBreak/>
        <w:t xml:space="preserve">protein families </w:t>
      </w:r>
      <w:r w:rsidR="00584087" w:rsidRPr="00CD59DA">
        <w:rPr>
          <w:rFonts w:ascii="Times New Roman" w:hAnsi="Times New Roman" w:cs="Times New Roman"/>
          <w:sz w:val="24"/>
          <w:szCs w:val="24"/>
        </w:rPr>
        <w:t xml:space="preserve">(kinases and GPCRs) </w:t>
      </w:r>
      <w:r w:rsidR="00584087">
        <w:rPr>
          <w:rFonts w:ascii="Times New Roman" w:hAnsi="Times New Roman" w:cs="Times New Roman"/>
          <w:sz w:val="24"/>
          <w:szCs w:val="24"/>
        </w:rPr>
        <w:t xml:space="preserve">and diverse model architectures suggests that </w:t>
      </w:r>
      <w:r w:rsidR="00584087" w:rsidRPr="00367D3C">
        <w:rPr>
          <w:rFonts w:ascii="Times New Roman" w:hAnsi="Times New Roman" w:cs="Times New Roman"/>
          <w:sz w:val="24"/>
          <w:szCs w:val="24"/>
        </w:rPr>
        <w:t xml:space="preserve">ligand-centric learning </w:t>
      </w:r>
      <w:r w:rsidR="00584087" w:rsidRPr="00CD59DA">
        <w:rPr>
          <w:rFonts w:ascii="Times New Roman" w:hAnsi="Times New Roman" w:cs="Times New Roman"/>
          <w:sz w:val="24"/>
          <w:szCs w:val="24"/>
        </w:rPr>
        <w:t xml:space="preserve">represents a general characteristic of current sequence-based </w:t>
      </w:r>
      <w:r w:rsidR="00584087">
        <w:rPr>
          <w:rFonts w:ascii="Times New Roman" w:hAnsi="Times New Roman" w:cs="Times New Roman"/>
          <w:sz w:val="24"/>
          <w:szCs w:val="24"/>
        </w:rPr>
        <w:t>models</w:t>
      </w:r>
      <w:r w:rsidR="00584087" w:rsidRPr="00CD59DA">
        <w:rPr>
          <w:rFonts w:ascii="Times New Roman" w:hAnsi="Times New Roman" w:cs="Times New Roman"/>
          <w:sz w:val="24"/>
          <w:szCs w:val="24"/>
        </w:rPr>
        <w:t xml:space="preserve"> rather than a family- or architecture-specific limitation.</w:t>
      </w:r>
      <w:r w:rsidR="00584087">
        <w:rPr>
          <w:rFonts w:ascii="Times New Roman" w:hAnsi="Times New Roman" w:cs="Times New Roman"/>
          <w:sz w:val="24"/>
          <w:szCs w:val="24"/>
        </w:rPr>
        <w:t xml:space="preserve"> However, </w:t>
      </w:r>
      <w:r w:rsidR="00E11BF6" w:rsidRPr="00E11BF6">
        <w:rPr>
          <w:rFonts w:ascii="Times New Roman" w:hAnsi="Times New Roman" w:cs="Times New Roman"/>
          <w:sz w:val="24"/>
          <w:szCs w:val="24"/>
        </w:rPr>
        <w:t xml:space="preserve">for screening drug-like compounds against </w:t>
      </w:r>
      <w:ins w:id="80" w:author="Souvik Dey [Contractor Foreign National]" w:date="2026-01-22T14:12:00Z" w16du:dateUtc="2026-01-22T19:12:00Z">
        <w:r w:rsidR="008F3F23">
          <w:rPr>
            <w:rFonts w:ascii="Times New Roman" w:hAnsi="Times New Roman" w:cs="Times New Roman"/>
            <w:sz w:val="24"/>
            <w:szCs w:val="24"/>
          </w:rPr>
          <w:t>neurologically-relevant GPCRs</w:t>
        </w:r>
      </w:ins>
      <w:r w:rsidR="00584087" w:rsidRPr="00367D3C">
        <w:rPr>
          <w:rFonts w:ascii="Times New Roman" w:hAnsi="Times New Roman" w:cs="Times New Roman"/>
          <w:sz w:val="24"/>
          <w:szCs w:val="24"/>
        </w:rPr>
        <w:t xml:space="preserve">, this approach provides substantial value, achieving </w:t>
      </w:r>
      <w:r w:rsidR="00822EB8">
        <w:rPr>
          <w:rFonts w:ascii="Times New Roman" w:hAnsi="Times New Roman" w:cs="Times New Roman"/>
          <w:sz w:val="24"/>
          <w:szCs w:val="24"/>
        </w:rPr>
        <w:t>AUROC</w:t>
      </w:r>
      <w:r w:rsidR="00584087" w:rsidRPr="00367D3C">
        <w:rPr>
          <w:rFonts w:ascii="Times New Roman" w:hAnsi="Times New Roman" w:cs="Times New Roman"/>
          <w:sz w:val="24"/>
          <w:szCs w:val="24"/>
        </w:rPr>
        <w:t xml:space="preserve"> values of 0.</w:t>
      </w:r>
      <w:r w:rsidR="002C4C22">
        <w:rPr>
          <w:rFonts w:ascii="Times New Roman" w:hAnsi="Times New Roman" w:cs="Times New Roman"/>
          <w:sz w:val="24"/>
          <w:szCs w:val="24"/>
        </w:rPr>
        <w:t>907</w:t>
      </w:r>
      <w:r w:rsidR="00584087">
        <w:rPr>
          <w:rFonts w:ascii="Times New Roman" w:hAnsi="Times New Roman" w:cs="Times New Roman"/>
          <w:sz w:val="24"/>
          <w:szCs w:val="24"/>
        </w:rPr>
        <w:t xml:space="preserve"> and </w:t>
      </w:r>
      <w:r w:rsidR="00584087" w:rsidRPr="00367D3C">
        <w:rPr>
          <w:rFonts w:ascii="Times New Roman" w:hAnsi="Times New Roman" w:cs="Times New Roman"/>
          <w:sz w:val="24"/>
          <w:szCs w:val="24"/>
        </w:rPr>
        <w:t>0.</w:t>
      </w:r>
      <w:r w:rsidR="002C4C22">
        <w:rPr>
          <w:rFonts w:ascii="Times New Roman" w:hAnsi="Times New Roman" w:cs="Times New Roman"/>
          <w:sz w:val="24"/>
          <w:szCs w:val="24"/>
        </w:rPr>
        <w:t>811</w:t>
      </w:r>
      <w:r w:rsidR="00584087" w:rsidRPr="00367D3C">
        <w:rPr>
          <w:rFonts w:ascii="Times New Roman" w:hAnsi="Times New Roman" w:cs="Times New Roman"/>
          <w:sz w:val="24"/>
          <w:szCs w:val="24"/>
        </w:rPr>
        <w:t xml:space="preserve"> </w:t>
      </w:r>
      <w:r w:rsidR="00584087">
        <w:rPr>
          <w:rFonts w:ascii="Times New Roman" w:hAnsi="Times New Roman" w:cs="Times New Roman"/>
          <w:sz w:val="24"/>
          <w:szCs w:val="24"/>
        </w:rPr>
        <w:t xml:space="preserve">on structurally similar and diverse ligands, respectively, in the CA-Base model. </w:t>
      </w:r>
    </w:p>
    <w:p w14:paraId="0C807244" w14:textId="7E262D2E" w:rsidR="00EA1232" w:rsidRDefault="00E03A80" w:rsidP="00367D3C">
      <w:pPr>
        <w:spacing w:line="480" w:lineRule="auto"/>
        <w:rPr>
          <w:rFonts w:ascii="Times New Roman" w:hAnsi="Times New Roman" w:cs="Times New Roman"/>
          <w:sz w:val="24"/>
          <w:szCs w:val="24"/>
        </w:rPr>
      </w:pPr>
      <w:r>
        <w:rPr>
          <w:rFonts w:ascii="Times New Roman" w:hAnsi="Times New Roman" w:cs="Times New Roman"/>
          <w:sz w:val="24"/>
          <w:szCs w:val="24"/>
        </w:rPr>
        <w:t>Comparing</w:t>
      </w:r>
      <w:r w:rsidR="00367D3C" w:rsidRPr="00367D3C">
        <w:rPr>
          <w:rFonts w:ascii="Times New Roman" w:hAnsi="Times New Roman" w:cs="Times New Roman"/>
          <w:sz w:val="24"/>
          <w:szCs w:val="24"/>
        </w:rPr>
        <w:t xml:space="preserve"> our results with broader </w:t>
      </w:r>
      <w:r w:rsidR="007123F5">
        <w:rPr>
          <w:rFonts w:ascii="Times New Roman" w:hAnsi="Times New Roman" w:cs="Times New Roman"/>
          <w:sz w:val="24"/>
          <w:szCs w:val="24"/>
        </w:rPr>
        <w:t>DTI</w:t>
      </w:r>
      <w:r w:rsidR="00367D3C" w:rsidRPr="00367D3C">
        <w:rPr>
          <w:rFonts w:ascii="Times New Roman" w:hAnsi="Times New Roman" w:cs="Times New Roman"/>
          <w:sz w:val="24"/>
          <w:szCs w:val="24"/>
        </w:rPr>
        <w:t xml:space="preserve"> </w:t>
      </w:r>
      <w:r w:rsidR="00092873">
        <w:rPr>
          <w:rFonts w:ascii="Times New Roman" w:hAnsi="Times New Roman" w:cs="Times New Roman"/>
          <w:sz w:val="24"/>
          <w:szCs w:val="24"/>
        </w:rPr>
        <w:t>models</w:t>
      </w:r>
      <w:r w:rsidR="00367D3C" w:rsidRPr="00367D3C">
        <w:rPr>
          <w:rFonts w:ascii="Times New Roman" w:hAnsi="Times New Roman" w:cs="Times New Roman"/>
          <w:sz w:val="24"/>
          <w:szCs w:val="24"/>
        </w:rPr>
        <w:t xml:space="preserve"> </w:t>
      </w:r>
      <w:r w:rsidR="001054C9">
        <w:rPr>
          <w:rFonts w:ascii="Times New Roman" w:hAnsi="Times New Roman" w:cs="Times New Roman"/>
          <w:sz w:val="24"/>
          <w:szCs w:val="24"/>
        </w:rPr>
        <w:t xml:space="preserve">is difficult due to </w:t>
      </w:r>
      <w:r w:rsidR="00D82890">
        <w:rPr>
          <w:rFonts w:ascii="Times New Roman" w:hAnsi="Times New Roman" w:cs="Times New Roman"/>
          <w:sz w:val="24"/>
          <w:szCs w:val="24"/>
        </w:rPr>
        <w:t>three key differences</w:t>
      </w:r>
      <w:r w:rsidR="00AC0EBB">
        <w:rPr>
          <w:rFonts w:ascii="Times New Roman" w:hAnsi="Times New Roman" w:cs="Times New Roman"/>
          <w:sz w:val="24"/>
          <w:szCs w:val="24"/>
        </w:rPr>
        <w:t xml:space="preserve">. First, </w:t>
      </w:r>
      <w:r w:rsidR="00F82256">
        <w:rPr>
          <w:rFonts w:ascii="Times New Roman" w:hAnsi="Times New Roman" w:cs="Times New Roman"/>
          <w:sz w:val="24"/>
          <w:szCs w:val="24"/>
        </w:rPr>
        <w:t xml:space="preserve">our </w:t>
      </w:r>
      <w:r w:rsidR="001054C9">
        <w:rPr>
          <w:rFonts w:ascii="Times New Roman" w:hAnsi="Times New Roman" w:cs="Times New Roman"/>
          <w:sz w:val="24"/>
          <w:szCs w:val="24"/>
        </w:rPr>
        <w:t xml:space="preserve">primary </w:t>
      </w:r>
      <w:r w:rsidR="00F82256">
        <w:rPr>
          <w:rFonts w:ascii="Times New Roman" w:hAnsi="Times New Roman" w:cs="Times New Roman"/>
          <w:sz w:val="24"/>
          <w:szCs w:val="24"/>
        </w:rPr>
        <w:t xml:space="preserve">objective was not to </w:t>
      </w:r>
      <w:r w:rsidR="00D82890">
        <w:rPr>
          <w:rFonts w:ascii="Times New Roman" w:hAnsi="Times New Roman" w:cs="Times New Roman"/>
          <w:sz w:val="24"/>
          <w:szCs w:val="24"/>
        </w:rPr>
        <w:t>develop</w:t>
      </w:r>
      <w:r w:rsidR="00F82256">
        <w:rPr>
          <w:rFonts w:ascii="Times New Roman" w:hAnsi="Times New Roman" w:cs="Times New Roman"/>
          <w:sz w:val="24"/>
          <w:szCs w:val="24"/>
        </w:rPr>
        <w:t xml:space="preserve"> novel </w:t>
      </w:r>
      <w:r w:rsidR="001054C9">
        <w:rPr>
          <w:rFonts w:ascii="Times New Roman" w:hAnsi="Times New Roman" w:cs="Times New Roman"/>
          <w:sz w:val="24"/>
          <w:szCs w:val="24"/>
        </w:rPr>
        <w:t>DTI models</w:t>
      </w:r>
      <w:r w:rsidR="00D82890" w:rsidRPr="00D82890">
        <w:rPr>
          <w:rFonts w:ascii="Times New Roman" w:hAnsi="Times New Roman" w:cs="Times New Roman"/>
          <w:sz w:val="24"/>
          <w:szCs w:val="24"/>
        </w:rPr>
        <w:t xml:space="preserve"> but rather understand how GPCR and ligand embeddings contribute to binding predictions</w:t>
      </w:r>
      <w:r w:rsidR="00D82890">
        <w:rPr>
          <w:rFonts w:ascii="Times New Roman" w:hAnsi="Times New Roman" w:cs="Times New Roman"/>
          <w:sz w:val="24"/>
          <w:szCs w:val="24"/>
        </w:rPr>
        <w:t xml:space="preserve"> and </w:t>
      </w:r>
      <w:r w:rsidR="00D82890" w:rsidRPr="00D82890">
        <w:rPr>
          <w:rFonts w:ascii="Times New Roman" w:hAnsi="Times New Roman" w:cs="Times New Roman"/>
          <w:sz w:val="24"/>
          <w:szCs w:val="24"/>
        </w:rPr>
        <w:t>provid</w:t>
      </w:r>
      <w:r w:rsidR="00D82890">
        <w:rPr>
          <w:rFonts w:ascii="Times New Roman" w:hAnsi="Times New Roman" w:cs="Times New Roman"/>
          <w:sz w:val="24"/>
          <w:szCs w:val="24"/>
        </w:rPr>
        <w:t>e</w:t>
      </w:r>
      <w:r w:rsidR="00D82890" w:rsidRPr="00D82890">
        <w:rPr>
          <w:rFonts w:ascii="Times New Roman" w:hAnsi="Times New Roman" w:cs="Times New Roman"/>
          <w:sz w:val="24"/>
          <w:szCs w:val="24"/>
        </w:rPr>
        <w:t xml:space="preserve"> mechanistic insights beyond </w:t>
      </w:r>
      <w:r w:rsidR="001054C9">
        <w:rPr>
          <w:rFonts w:ascii="Times New Roman" w:hAnsi="Times New Roman" w:cs="Times New Roman"/>
          <w:sz w:val="24"/>
          <w:szCs w:val="24"/>
        </w:rPr>
        <w:t>model</w:t>
      </w:r>
      <w:r w:rsidR="00D82890" w:rsidRPr="00D82890">
        <w:rPr>
          <w:rFonts w:ascii="Times New Roman" w:hAnsi="Times New Roman" w:cs="Times New Roman"/>
          <w:sz w:val="24"/>
          <w:szCs w:val="24"/>
        </w:rPr>
        <w:t xml:space="preserve"> performance.</w:t>
      </w:r>
      <w:r w:rsidR="00A46D19">
        <w:rPr>
          <w:rFonts w:ascii="Times New Roman" w:hAnsi="Times New Roman" w:cs="Times New Roman"/>
          <w:sz w:val="24"/>
          <w:szCs w:val="24"/>
        </w:rPr>
        <w:t xml:space="preserve"> Second, </w:t>
      </w:r>
      <w:r w:rsidR="00315A82">
        <w:rPr>
          <w:rFonts w:ascii="Times New Roman" w:hAnsi="Times New Roman" w:cs="Times New Roman"/>
          <w:sz w:val="24"/>
          <w:szCs w:val="24"/>
        </w:rPr>
        <w:t xml:space="preserve">we trained </w:t>
      </w:r>
      <w:r w:rsidR="001054C9">
        <w:rPr>
          <w:rFonts w:ascii="Times New Roman" w:hAnsi="Times New Roman" w:cs="Times New Roman"/>
          <w:sz w:val="24"/>
          <w:szCs w:val="24"/>
        </w:rPr>
        <w:t xml:space="preserve">our models on </w:t>
      </w:r>
      <w:r w:rsidR="001054C9" w:rsidRPr="00D82890">
        <w:rPr>
          <w:rFonts w:ascii="Times New Roman" w:hAnsi="Times New Roman" w:cs="Times New Roman"/>
          <w:sz w:val="24"/>
          <w:szCs w:val="24"/>
        </w:rPr>
        <w:t xml:space="preserve">119 </w:t>
      </w:r>
      <w:ins w:id="81" w:author="Souvik Dey [Contractor Foreign National]" w:date="2026-01-22T14:12:00Z" w16du:dateUtc="2026-01-22T19:12:00Z">
        <w:r w:rsidR="008F3F23">
          <w:rPr>
            <w:rFonts w:ascii="Times New Roman" w:hAnsi="Times New Roman" w:cs="Times New Roman"/>
            <w:sz w:val="24"/>
            <w:szCs w:val="24"/>
          </w:rPr>
          <w:t xml:space="preserve">neurologically-relevant </w:t>
        </w:r>
      </w:ins>
      <w:r w:rsidR="001054C9" w:rsidRPr="00D82890">
        <w:rPr>
          <w:rFonts w:ascii="Times New Roman" w:hAnsi="Times New Roman" w:cs="Times New Roman"/>
          <w:sz w:val="24"/>
          <w:szCs w:val="24"/>
        </w:rPr>
        <w:t>GPCRs</w:t>
      </w:r>
      <w:r w:rsidR="00D56879">
        <w:rPr>
          <w:rFonts w:ascii="Times New Roman" w:hAnsi="Times New Roman" w:cs="Times New Roman"/>
          <w:sz w:val="24"/>
          <w:szCs w:val="24"/>
        </w:rPr>
        <w:t>, which</w:t>
      </w:r>
      <w:r w:rsidR="001054C9">
        <w:rPr>
          <w:rFonts w:ascii="Times New Roman" w:hAnsi="Times New Roman" w:cs="Times New Roman"/>
          <w:sz w:val="24"/>
          <w:szCs w:val="24"/>
        </w:rPr>
        <w:t xml:space="preserve"> makes it difficult to compare </w:t>
      </w:r>
      <w:r w:rsidR="00D56879">
        <w:rPr>
          <w:rFonts w:ascii="Times New Roman" w:hAnsi="Times New Roman" w:cs="Times New Roman"/>
          <w:sz w:val="24"/>
          <w:szCs w:val="24"/>
        </w:rPr>
        <w:t>them with</w:t>
      </w:r>
      <w:r w:rsidR="001054C9">
        <w:rPr>
          <w:rFonts w:ascii="Times New Roman" w:hAnsi="Times New Roman" w:cs="Times New Roman"/>
          <w:sz w:val="24"/>
          <w:szCs w:val="24"/>
        </w:rPr>
        <w:t xml:space="preserve"> general DTI models, which are generally trained on </w:t>
      </w:r>
      <w:r w:rsidR="001054C9" w:rsidRPr="00D82890">
        <w:rPr>
          <w:rFonts w:ascii="Times New Roman" w:hAnsi="Times New Roman" w:cs="Times New Roman"/>
          <w:sz w:val="24"/>
          <w:szCs w:val="24"/>
        </w:rPr>
        <w:t>broad kinase datasets (DAVIS, KIBA) or diverse protein classes (BindingDB)</w:t>
      </w:r>
      <w:r w:rsidR="001054C9">
        <w:rPr>
          <w:rFonts w:ascii="Times New Roman" w:hAnsi="Times New Roman" w:cs="Times New Roman"/>
          <w:sz w:val="24"/>
          <w:szCs w:val="24"/>
        </w:rPr>
        <w:t>. Third, we test</w:t>
      </w:r>
      <w:r w:rsidR="00D56879">
        <w:rPr>
          <w:rFonts w:ascii="Times New Roman" w:hAnsi="Times New Roman" w:cs="Times New Roman"/>
          <w:sz w:val="24"/>
          <w:szCs w:val="24"/>
        </w:rPr>
        <w:t>ed</w:t>
      </w:r>
      <w:r w:rsidR="001054C9">
        <w:rPr>
          <w:rFonts w:ascii="Times New Roman" w:hAnsi="Times New Roman" w:cs="Times New Roman"/>
          <w:sz w:val="24"/>
          <w:szCs w:val="24"/>
        </w:rPr>
        <w:t xml:space="preserve"> our models </w:t>
      </w:r>
      <w:r w:rsidR="00D56879">
        <w:rPr>
          <w:rFonts w:ascii="Times New Roman" w:hAnsi="Times New Roman" w:cs="Times New Roman"/>
          <w:sz w:val="24"/>
          <w:szCs w:val="24"/>
        </w:rPr>
        <w:t>under</w:t>
      </w:r>
      <w:r w:rsidR="001054C9">
        <w:rPr>
          <w:rFonts w:ascii="Times New Roman" w:hAnsi="Times New Roman" w:cs="Times New Roman"/>
          <w:sz w:val="24"/>
          <w:szCs w:val="24"/>
        </w:rPr>
        <w:t xml:space="preserve"> more </w:t>
      </w:r>
      <w:r w:rsidR="00EA1232" w:rsidRPr="00367D3C">
        <w:rPr>
          <w:rFonts w:ascii="Times New Roman" w:hAnsi="Times New Roman" w:cs="Times New Roman"/>
          <w:sz w:val="24"/>
          <w:szCs w:val="24"/>
        </w:rPr>
        <w:t xml:space="preserve">challenging </w:t>
      </w:r>
      <w:r w:rsidR="001054C9">
        <w:rPr>
          <w:rFonts w:ascii="Times New Roman" w:hAnsi="Times New Roman" w:cs="Times New Roman"/>
          <w:sz w:val="24"/>
          <w:szCs w:val="24"/>
        </w:rPr>
        <w:t xml:space="preserve">conditions by </w:t>
      </w:r>
      <w:r w:rsidR="00EA1232" w:rsidRPr="00367D3C">
        <w:rPr>
          <w:rFonts w:ascii="Times New Roman" w:hAnsi="Times New Roman" w:cs="Times New Roman"/>
          <w:sz w:val="24"/>
          <w:szCs w:val="24"/>
        </w:rPr>
        <w:t xml:space="preserve">employing both ligand clustering and </w:t>
      </w:r>
      <w:r w:rsidR="00EA1232">
        <w:rPr>
          <w:rFonts w:ascii="Times New Roman" w:hAnsi="Times New Roman" w:cs="Times New Roman"/>
          <w:sz w:val="24"/>
          <w:szCs w:val="24"/>
        </w:rPr>
        <w:t>GPCR</w:t>
      </w:r>
      <w:r w:rsidR="00EA1232" w:rsidRPr="00367D3C">
        <w:rPr>
          <w:rFonts w:ascii="Times New Roman" w:hAnsi="Times New Roman" w:cs="Times New Roman"/>
          <w:sz w:val="24"/>
          <w:szCs w:val="24"/>
        </w:rPr>
        <w:t xml:space="preserve"> holdout</w:t>
      </w:r>
      <w:r w:rsidR="00D56879">
        <w:rPr>
          <w:rFonts w:ascii="Times New Roman" w:hAnsi="Times New Roman" w:cs="Times New Roman"/>
          <w:sz w:val="24"/>
          <w:szCs w:val="24"/>
        </w:rPr>
        <w:t>,</w:t>
      </w:r>
      <w:r w:rsidR="00EA1232">
        <w:rPr>
          <w:rFonts w:ascii="Times New Roman" w:hAnsi="Times New Roman" w:cs="Times New Roman"/>
          <w:sz w:val="24"/>
          <w:szCs w:val="24"/>
        </w:rPr>
        <w:t xml:space="preserve"> </w:t>
      </w:r>
      <w:r w:rsidR="001054C9">
        <w:rPr>
          <w:rFonts w:ascii="Times New Roman" w:hAnsi="Times New Roman" w:cs="Times New Roman"/>
          <w:sz w:val="24"/>
          <w:szCs w:val="24"/>
        </w:rPr>
        <w:t>whereas most DTI classification models use</w:t>
      </w:r>
      <w:r w:rsidR="001054C9" w:rsidRPr="00367D3C">
        <w:rPr>
          <w:rFonts w:ascii="Times New Roman" w:hAnsi="Times New Roman" w:cs="Times New Roman"/>
          <w:sz w:val="24"/>
          <w:szCs w:val="24"/>
        </w:rPr>
        <w:t xml:space="preserve"> random data splitting</w:t>
      </w:r>
      <w:r w:rsidR="001054C9">
        <w:rPr>
          <w:rFonts w:ascii="Times New Roman" w:hAnsi="Times New Roman" w:cs="Times New Roman"/>
          <w:sz w:val="24"/>
          <w:szCs w:val="24"/>
        </w:rPr>
        <w:t xml:space="preserve"> for model validation and report </w:t>
      </w:r>
      <w:r w:rsidR="00822EB8">
        <w:rPr>
          <w:rFonts w:ascii="Times New Roman" w:hAnsi="Times New Roman" w:cs="Times New Roman"/>
          <w:sz w:val="24"/>
          <w:szCs w:val="24"/>
        </w:rPr>
        <w:t>AUROC</w:t>
      </w:r>
      <w:r w:rsidR="001054C9" w:rsidRPr="00367D3C">
        <w:rPr>
          <w:rFonts w:ascii="Times New Roman" w:hAnsi="Times New Roman" w:cs="Times New Roman"/>
          <w:sz w:val="24"/>
          <w:szCs w:val="24"/>
        </w:rPr>
        <w:t xml:space="preserve"> values exceeding 0.90</w:t>
      </w:r>
      <w:r w:rsidR="00EA1232">
        <w:rPr>
          <w:rFonts w:ascii="Times New Roman" w:hAnsi="Times New Roman" w:cs="Times New Roman"/>
          <w:sz w:val="24"/>
          <w:szCs w:val="24"/>
        </w:rPr>
        <w:t>. I</w:t>
      </w:r>
      <w:r w:rsidR="003D4C77">
        <w:rPr>
          <w:rFonts w:ascii="Times New Roman" w:hAnsi="Times New Roman" w:cs="Times New Roman"/>
          <w:sz w:val="24"/>
          <w:szCs w:val="24"/>
        </w:rPr>
        <w:t>f</w:t>
      </w:r>
      <w:r w:rsidR="00367D3C" w:rsidRPr="00367D3C">
        <w:rPr>
          <w:rFonts w:ascii="Times New Roman" w:hAnsi="Times New Roman" w:cs="Times New Roman"/>
          <w:sz w:val="24"/>
          <w:szCs w:val="24"/>
        </w:rPr>
        <w:t xml:space="preserve"> the same models </w:t>
      </w:r>
      <w:r w:rsidR="00D56879">
        <w:rPr>
          <w:rFonts w:ascii="Times New Roman" w:hAnsi="Times New Roman" w:cs="Times New Roman"/>
          <w:sz w:val="24"/>
          <w:szCs w:val="24"/>
        </w:rPr>
        <w:t>we</w:t>
      </w:r>
      <w:r w:rsidR="00EA1232">
        <w:rPr>
          <w:rFonts w:ascii="Times New Roman" w:hAnsi="Times New Roman" w:cs="Times New Roman"/>
          <w:sz w:val="24"/>
          <w:szCs w:val="24"/>
        </w:rPr>
        <w:t>re</w:t>
      </w:r>
      <w:r w:rsidR="00367D3C" w:rsidRPr="00367D3C">
        <w:rPr>
          <w:rFonts w:ascii="Times New Roman" w:hAnsi="Times New Roman" w:cs="Times New Roman"/>
          <w:sz w:val="24"/>
          <w:szCs w:val="24"/>
        </w:rPr>
        <w:t xml:space="preserve"> evaluated on </w:t>
      </w:r>
      <w:r w:rsidR="00EF7B4B">
        <w:rPr>
          <w:rFonts w:ascii="Times New Roman" w:hAnsi="Times New Roman" w:cs="Times New Roman"/>
          <w:sz w:val="24"/>
          <w:szCs w:val="24"/>
        </w:rPr>
        <w:t xml:space="preserve">more stringent data </w:t>
      </w:r>
      <w:r w:rsidR="00367D3C" w:rsidRPr="00367D3C">
        <w:rPr>
          <w:rFonts w:ascii="Times New Roman" w:hAnsi="Times New Roman" w:cs="Times New Roman"/>
          <w:sz w:val="24"/>
          <w:szCs w:val="24"/>
        </w:rPr>
        <w:t xml:space="preserve">splits, performance </w:t>
      </w:r>
      <w:r w:rsidR="00D56879">
        <w:rPr>
          <w:rFonts w:ascii="Times New Roman" w:hAnsi="Times New Roman" w:cs="Times New Roman"/>
          <w:sz w:val="24"/>
          <w:szCs w:val="24"/>
        </w:rPr>
        <w:t>would</w:t>
      </w:r>
      <w:r w:rsidR="003D4C77">
        <w:rPr>
          <w:rFonts w:ascii="Times New Roman" w:hAnsi="Times New Roman" w:cs="Times New Roman"/>
          <w:sz w:val="24"/>
          <w:szCs w:val="24"/>
        </w:rPr>
        <w:t xml:space="preserve"> </w:t>
      </w:r>
      <w:r w:rsidR="00D56879">
        <w:rPr>
          <w:rFonts w:ascii="Times New Roman" w:hAnsi="Times New Roman" w:cs="Times New Roman"/>
          <w:sz w:val="24"/>
          <w:szCs w:val="24"/>
        </w:rPr>
        <w:t>most</w:t>
      </w:r>
      <w:r w:rsidR="003D4C77">
        <w:rPr>
          <w:rFonts w:ascii="Times New Roman" w:hAnsi="Times New Roman" w:cs="Times New Roman"/>
          <w:sz w:val="24"/>
          <w:szCs w:val="24"/>
        </w:rPr>
        <w:t xml:space="preserve"> likely </w:t>
      </w:r>
      <w:r w:rsidR="00D56879">
        <w:rPr>
          <w:rFonts w:ascii="Times New Roman" w:hAnsi="Times New Roman" w:cs="Times New Roman"/>
          <w:sz w:val="24"/>
          <w:szCs w:val="24"/>
        </w:rPr>
        <w:t>be worse</w:t>
      </w:r>
      <w:r w:rsidR="00367D3C" w:rsidRPr="00367D3C">
        <w:rPr>
          <w:rFonts w:ascii="Times New Roman" w:hAnsi="Times New Roman" w:cs="Times New Roman"/>
          <w:sz w:val="24"/>
          <w:szCs w:val="24"/>
        </w:rPr>
        <w:t xml:space="preserve">. Our </w:t>
      </w:r>
      <w:r w:rsidR="00822EB8">
        <w:rPr>
          <w:rFonts w:ascii="Times New Roman" w:hAnsi="Times New Roman" w:cs="Times New Roman"/>
          <w:sz w:val="24"/>
          <w:szCs w:val="24"/>
        </w:rPr>
        <w:t>AUROC</w:t>
      </w:r>
      <w:r w:rsidR="00367D3C" w:rsidRPr="00367D3C">
        <w:rPr>
          <w:rFonts w:ascii="Times New Roman" w:hAnsi="Times New Roman" w:cs="Times New Roman"/>
          <w:sz w:val="24"/>
          <w:szCs w:val="24"/>
        </w:rPr>
        <w:t xml:space="preserve"> of 0.</w:t>
      </w:r>
      <w:r w:rsidR="00ED1C8C">
        <w:rPr>
          <w:rFonts w:ascii="Times New Roman" w:hAnsi="Times New Roman" w:cs="Times New Roman"/>
          <w:sz w:val="24"/>
          <w:szCs w:val="24"/>
        </w:rPr>
        <w:t>801</w:t>
      </w:r>
      <w:r w:rsidR="00367D3C" w:rsidRPr="00367D3C">
        <w:rPr>
          <w:rFonts w:ascii="Times New Roman" w:hAnsi="Times New Roman" w:cs="Times New Roman"/>
          <w:sz w:val="24"/>
          <w:szCs w:val="24"/>
        </w:rPr>
        <w:t xml:space="preserve"> on </w:t>
      </w:r>
      <w:r w:rsidR="00EF7B4B">
        <w:rPr>
          <w:rFonts w:ascii="Times New Roman" w:hAnsi="Times New Roman" w:cs="Times New Roman"/>
          <w:sz w:val="24"/>
          <w:szCs w:val="24"/>
        </w:rPr>
        <w:t>clustering</w:t>
      </w:r>
      <w:r w:rsidR="00367D3C" w:rsidRPr="00367D3C">
        <w:rPr>
          <w:rFonts w:ascii="Times New Roman" w:hAnsi="Times New Roman" w:cs="Times New Roman"/>
          <w:sz w:val="24"/>
          <w:szCs w:val="24"/>
        </w:rPr>
        <w:t>-based splits represents competitive performance with state-of-the-art methods under comparable conditions.</w:t>
      </w:r>
    </w:p>
    <w:p w14:paraId="1FF8AF36" w14:textId="3559AD53" w:rsidR="00EB5522" w:rsidRDefault="00EB5522" w:rsidP="00356CCE">
      <w:pPr>
        <w:spacing w:line="480" w:lineRule="auto"/>
        <w:rPr>
          <w:rFonts w:ascii="Times New Roman" w:hAnsi="Times New Roman" w:cs="Times New Roman"/>
          <w:sz w:val="24"/>
          <w:szCs w:val="24"/>
        </w:rPr>
      </w:pPr>
      <w:r>
        <w:rPr>
          <w:rFonts w:ascii="Times New Roman" w:hAnsi="Times New Roman" w:cs="Times New Roman"/>
          <w:sz w:val="24"/>
          <w:szCs w:val="24"/>
        </w:rPr>
        <w:t xml:space="preserve">However, our work </w:t>
      </w:r>
      <w:r w:rsidR="00FC4649">
        <w:rPr>
          <w:rFonts w:ascii="Times New Roman" w:hAnsi="Times New Roman" w:cs="Times New Roman"/>
          <w:sz w:val="24"/>
          <w:szCs w:val="24"/>
        </w:rPr>
        <w:t>ha</w:t>
      </w:r>
      <w:r>
        <w:rPr>
          <w:rFonts w:ascii="Times New Roman" w:hAnsi="Times New Roman" w:cs="Times New Roman"/>
          <w:sz w:val="24"/>
          <w:szCs w:val="24"/>
        </w:rPr>
        <w:t>s limitations</w:t>
      </w:r>
      <w:r w:rsidR="00FC4649">
        <w:rPr>
          <w:rFonts w:ascii="Times New Roman" w:hAnsi="Times New Roman" w:cs="Times New Roman"/>
          <w:sz w:val="24"/>
          <w:szCs w:val="24"/>
        </w:rPr>
        <w:t>,</w:t>
      </w:r>
      <w:r>
        <w:rPr>
          <w:rFonts w:ascii="Times New Roman" w:hAnsi="Times New Roman" w:cs="Times New Roman"/>
          <w:sz w:val="24"/>
          <w:szCs w:val="24"/>
        </w:rPr>
        <w:t xml:space="preserve"> </w:t>
      </w:r>
      <w:r w:rsidR="001F5AF9">
        <w:rPr>
          <w:rFonts w:ascii="Times New Roman" w:hAnsi="Times New Roman" w:cs="Times New Roman"/>
          <w:sz w:val="24"/>
          <w:szCs w:val="24"/>
        </w:rPr>
        <w:t>which</w:t>
      </w:r>
      <w:r>
        <w:rPr>
          <w:rFonts w:ascii="Times New Roman" w:hAnsi="Times New Roman" w:cs="Times New Roman"/>
          <w:sz w:val="24"/>
          <w:szCs w:val="24"/>
        </w:rPr>
        <w:t xml:space="preserve"> suggest important future directions </w:t>
      </w:r>
      <w:r w:rsidR="00FC4649">
        <w:rPr>
          <w:rFonts w:ascii="Times New Roman" w:hAnsi="Times New Roman" w:cs="Times New Roman"/>
          <w:sz w:val="24"/>
          <w:szCs w:val="24"/>
        </w:rPr>
        <w:t>for</w:t>
      </w:r>
      <w:r>
        <w:rPr>
          <w:rFonts w:ascii="Times New Roman" w:hAnsi="Times New Roman" w:cs="Times New Roman"/>
          <w:sz w:val="24"/>
          <w:szCs w:val="24"/>
        </w:rPr>
        <w:t xml:space="preserve"> predicting protein-ligand binding. </w:t>
      </w:r>
      <w:r w:rsidR="00FC4649">
        <w:rPr>
          <w:rFonts w:ascii="Times New Roman" w:hAnsi="Times New Roman" w:cs="Times New Roman"/>
          <w:sz w:val="24"/>
          <w:szCs w:val="24"/>
        </w:rPr>
        <w:t>For example, w</w:t>
      </w:r>
      <w:r w:rsidR="00584087" w:rsidRPr="00584087">
        <w:rPr>
          <w:rFonts w:ascii="Times New Roman" w:hAnsi="Times New Roman" w:cs="Times New Roman"/>
          <w:sz w:val="24"/>
          <w:szCs w:val="24"/>
        </w:rPr>
        <w:t>e used binary classification because we combined heterogeneous assay data</w:t>
      </w:r>
      <w:r w:rsidR="00584087">
        <w:rPr>
          <w:rFonts w:ascii="Times New Roman" w:hAnsi="Times New Roman" w:cs="Times New Roman"/>
          <w:sz w:val="24"/>
          <w:szCs w:val="24"/>
        </w:rPr>
        <w:t xml:space="preserve"> and multiple assay types</w:t>
      </w:r>
      <w:r w:rsidR="00584087" w:rsidRPr="00584087">
        <w:rPr>
          <w:rFonts w:ascii="Times New Roman" w:hAnsi="Times New Roman" w:cs="Times New Roman"/>
          <w:sz w:val="24"/>
          <w:szCs w:val="24"/>
        </w:rPr>
        <w:t xml:space="preserve"> from ChEMBL and BindingDB, which introduces noise and limits performance.</w:t>
      </w:r>
      <w:r w:rsidR="00584087">
        <w:rPr>
          <w:rFonts w:ascii="Times New Roman" w:hAnsi="Times New Roman" w:cs="Times New Roman"/>
          <w:sz w:val="24"/>
          <w:szCs w:val="24"/>
        </w:rPr>
        <w:t xml:space="preserve"> </w:t>
      </w:r>
      <w:r w:rsidR="00584087" w:rsidRPr="00584087">
        <w:rPr>
          <w:rFonts w:ascii="Times New Roman" w:hAnsi="Times New Roman" w:cs="Times New Roman"/>
          <w:sz w:val="24"/>
          <w:szCs w:val="24"/>
        </w:rPr>
        <w:t xml:space="preserve">Binary labels also discard quantitative affinity information </w:t>
      </w:r>
      <w:r w:rsidR="00584087">
        <w:rPr>
          <w:rFonts w:ascii="Times New Roman" w:hAnsi="Times New Roman" w:cs="Times New Roman"/>
          <w:sz w:val="24"/>
          <w:szCs w:val="24"/>
        </w:rPr>
        <w:t>and may group both strong and weak binders in the same class</w:t>
      </w:r>
      <w:r w:rsidR="00584087" w:rsidRPr="00584087">
        <w:rPr>
          <w:rFonts w:ascii="Times New Roman" w:hAnsi="Times New Roman" w:cs="Times New Roman"/>
          <w:sz w:val="24"/>
          <w:szCs w:val="24"/>
        </w:rPr>
        <w:t>.</w:t>
      </w:r>
      <w:r w:rsidR="00584087">
        <w:rPr>
          <w:rFonts w:ascii="Times New Roman" w:hAnsi="Times New Roman" w:cs="Times New Roman"/>
          <w:sz w:val="24"/>
          <w:szCs w:val="24"/>
        </w:rPr>
        <w:t xml:space="preserve"> </w:t>
      </w:r>
      <w:r w:rsidR="001F5AF9">
        <w:rPr>
          <w:rFonts w:ascii="Times New Roman" w:hAnsi="Times New Roman" w:cs="Times New Roman"/>
          <w:sz w:val="24"/>
          <w:szCs w:val="24"/>
        </w:rPr>
        <w:t>A</w:t>
      </w:r>
      <w:r>
        <w:rPr>
          <w:rFonts w:ascii="Times New Roman" w:hAnsi="Times New Roman" w:cs="Times New Roman"/>
          <w:sz w:val="24"/>
          <w:szCs w:val="24"/>
        </w:rPr>
        <w:t xml:space="preserve">ccess to </w:t>
      </w:r>
      <w:r w:rsidR="00832668">
        <w:rPr>
          <w:rFonts w:ascii="Times New Roman" w:hAnsi="Times New Roman" w:cs="Times New Roman"/>
          <w:sz w:val="24"/>
          <w:szCs w:val="24"/>
        </w:rPr>
        <w:t>l</w:t>
      </w:r>
      <w:r w:rsidR="00832668" w:rsidRPr="00832668">
        <w:rPr>
          <w:rFonts w:ascii="Times New Roman" w:hAnsi="Times New Roman" w:cs="Times New Roman"/>
          <w:sz w:val="24"/>
          <w:szCs w:val="24"/>
        </w:rPr>
        <w:t xml:space="preserve">arge-scale </w:t>
      </w:r>
      <w:r w:rsidR="00832668" w:rsidRPr="00832668">
        <w:rPr>
          <w:rFonts w:ascii="Times New Roman" w:hAnsi="Times New Roman" w:cs="Times New Roman"/>
          <w:sz w:val="24"/>
          <w:szCs w:val="24"/>
        </w:rPr>
        <w:lastRenderedPageBreak/>
        <w:t>homogeneous datasets from standardized assays</w:t>
      </w:r>
      <w:r w:rsidR="00786085">
        <w:rPr>
          <w:rFonts w:ascii="Times New Roman" w:hAnsi="Times New Roman" w:cs="Times New Roman"/>
          <w:sz w:val="24"/>
          <w:szCs w:val="24"/>
        </w:rPr>
        <w:t xml:space="preserve"> </w:t>
      </w:r>
      <w:r w:rsidR="000A6104">
        <w:rPr>
          <w:rFonts w:ascii="Times New Roman" w:hAnsi="Times New Roman" w:cs="Times New Roman"/>
          <w:sz w:val="24"/>
          <w:szCs w:val="24"/>
        </w:rPr>
        <w:t>would</w:t>
      </w:r>
      <w:r w:rsidR="00786085">
        <w:rPr>
          <w:rFonts w:ascii="Times New Roman" w:hAnsi="Times New Roman" w:cs="Times New Roman"/>
          <w:sz w:val="24"/>
          <w:szCs w:val="24"/>
        </w:rPr>
        <w:t xml:space="preserve"> </w:t>
      </w:r>
      <w:r w:rsidR="00832668" w:rsidRPr="00832668">
        <w:rPr>
          <w:rFonts w:ascii="Times New Roman" w:hAnsi="Times New Roman" w:cs="Times New Roman"/>
          <w:sz w:val="24"/>
          <w:szCs w:val="24"/>
        </w:rPr>
        <w:t>substantially improve model development</w:t>
      </w:r>
      <w:r w:rsidR="00786085">
        <w:rPr>
          <w:rFonts w:ascii="Times New Roman" w:hAnsi="Times New Roman" w:cs="Times New Roman"/>
          <w:sz w:val="24"/>
          <w:szCs w:val="24"/>
        </w:rPr>
        <w:t>.</w:t>
      </w:r>
      <w:r w:rsidR="00832668">
        <w:rPr>
          <w:rFonts w:ascii="Times New Roman" w:hAnsi="Times New Roman" w:cs="Times New Roman"/>
          <w:sz w:val="24"/>
          <w:szCs w:val="24"/>
        </w:rPr>
        <w:t xml:space="preserve"> </w:t>
      </w:r>
      <w:r w:rsidR="00FC4649">
        <w:rPr>
          <w:rFonts w:ascii="Times New Roman" w:hAnsi="Times New Roman" w:cs="Times New Roman"/>
          <w:sz w:val="24"/>
          <w:szCs w:val="24"/>
        </w:rPr>
        <w:t>Furthermore, o</w:t>
      </w:r>
      <w:r w:rsidRPr="00367D3C">
        <w:rPr>
          <w:rFonts w:ascii="Times New Roman" w:hAnsi="Times New Roman" w:cs="Times New Roman"/>
          <w:sz w:val="24"/>
          <w:szCs w:val="24"/>
        </w:rPr>
        <w:t xml:space="preserve">ur focus </w:t>
      </w:r>
      <w:r>
        <w:rPr>
          <w:rFonts w:ascii="Times New Roman" w:hAnsi="Times New Roman" w:cs="Times New Roman"/>
          <w:sz w:val="24"/>
          <w:szCs w:val="24"/>
        </w:rPr>
        <w:t xml:space="preserve">on GPCRs </w:t>
      </w:r>
      <w:r w:rsidRPr="00367D3C">
        <w:rPr>
          <w:rFonts w:ascii="Times New Roman" w:hAnsi="Times New Roman" w:cs="Times New Roman"/>
          <w:sz w:val="24"/>
          <w:szCs w:val="24"/>
        </w:rPr>
        <w:t>leaves open questions about whether ligand-centric patterns persist across</w:t>
      </w:r>
      <w:r>
        <w:rPr>
          <w:rFonts w:ascii="Times New Roman" w:hAnsi="Times New Roman" w:cs="Times New Roman"/>
          <w:sz w:val="24"/>
          <w:szCs w:val="24"/>
        </w:rPr>
        <w:t xml:space="preserve"> other protein classes</w:t>
      </w:r>
      <w:r w:rsidR="00FC4649">
        <w:rPr>
          <w:rFonts w:ascii="Times New Roman" w:hAnsi="Times New Roman" w:cs="Times New Roman"/>
          <w:sz w:val="24"/>
          <w:szCs w:val="24"/>
        </w:rPr>
        <w:t>,</w:t>
      </w:r>
      <w:r>
        <w:rPr>
          <w:rFonts w:ascii="Times New Roman" w:hAnsi="Times New Roman" w:cs="Times New Roman"/>
          <w:sz w:val="24"/>
          <w:szCs w:val="24"/>
        </w:rPr>
        <w:t xml:space="preserve"> such as</w:t>
      </w:r>
      <w:r w:rsidRPr="00367D3C">
        <w:rPr>
          <w:rFonts w:ascii="Times New Roman" w:hAnsi="Times New Roman" w:cs="Times New Roman"/>
          <w:sz w:val="24"/>
          <w:szCs w:val="24"/>
        </w:rPr>
        <w:t xml:space="preserve"> ion channels, nuclear receptors, and transporters. </w:t>
      </w:r>
      <w:r w:rsidR="00FC4649">
        <w:rPr>
          <w:rFonts w:ascii="Times New Roman" w:hAnsi="Times New Roman" w:cs="Times New Roman"/>
          <w:sz w:val="24"/>
          <w:szCs w:val="24"/>
        </w:rPr>
        <w:t>In addition, w</w:t>
      </w:r>
      <w:r w:rsidR="00584087" w:rsidRPr="00584087">
        <w:rPr>
          <w:rFonts w:ascii="Times New Roman" w:hAnsi="Times New Roman" w:cs="Times New Roman"/>
          <w:sz w:val="24"/>
          <w:szCs w:val="24"/>
        </w:rPr>
        <w:t xml:space="preserve">e </w:t>
      </w:r>
      <w:r w:rsidR="00FC4649">
        <w:rPr>
          <w:rFonts w:ascii="Times New Roman" w:hAnsi="Times New Roman" w:cs="Times New Roman"/>
          <w:sz w:val="24"/>
          <w:szCs w:val="24"/>
        </w:rPr>
        <w:t>did not perform</w:t>
      </w:r>
      <w:r w:rsidR="00584087" w:rsidRPr="00584087">
        <w:rPr>
          <w:rFonts w:ascii="Times New Roman" w:hAnsi="Times New Roman" w:cs="Times New Roman"/>
          <w:sz w:val="24"/>
          <w:szCs w:val="24"/>
        </w:rPr>
        <w:t xml:space="preserve"> experimental validation, which </w:t>
      </w:r>
      <w:r w:rsidR="00584087">
        <w:rPr>
          <w:rFonts w:ascii="Times New Roman" w:hAnsi="Times New Roman" w:cs="Times New Roman"/>
          <w:sz w:val="24"/>
          <w:szCs w:val="24"/>
        </w:rPr>
        <w:t>could</w:t>
      </w:r>
      <w:r w:rsidR="00584087" w:rsidRPr="00584087">
        <w:rPr>
          <w:rFonts w:ascii="Times New Roman" w:hAnsi="Times New Roman" w:cs="Times New Roman"/>
          <w:sz w:val="24"/>
          <w:szCs w:val="24"/>
        </w:rPr>
        <w:t xml:space="preserve"> prove whether our models actually work in practice.</w:t>
      </w:r>
    </w:p>
    <w:p w14:paraId="7F3DA475" w14:textId="0CCE28B4" w:rsidR="00367D3C" w:rsidRPr="00367D3C" w:rsidRDefault="00EA1232" w:rsidP="001A4BDB">
      <w:pPr>
        <w:spacing w:after="360" w:line="480" w:lineRule="auto"/>
        <w:rPr>
          <w:rFonts w:ascii="Times New Roman" w:hAnsi="Times New Roman" w:cs="Times New Roman"/>
          <w:sz w:val="24"/>
          <w:szCs w:val="24"/>
        </w:rPr>
      </w:pPr>
      <w:r>
        <w:rPr>
          <w:rFonts w:ascii="Times New Roman" w:hAnsi="Times New Roman" w:cs="Times New Roman"/>
          <w:sz w:val="24"/>
          <w:szCs w:val="24"/>
        </w:rPr>
        <w:t xml:space="preserve">We </w:t>
      </w:r>
      <w:r w:rsidR="00786085">
        <w:rPr>
          <w:rFonts w:ascii="Times New Roman" w:hAnsi="Times New Roman" w:cs="Times New Roman"/>
          <w:sz w:val="24"/>
          <w:szCs w:val="24"/>
        </w:rPr>
        <w:t xml:space="preserve">also </w:t>
      </w:r>
      <w:r w:rsidR="00FC4649">
        <w:rPr>
          <w:rFonts w:ascii="Times New Roman" w:hAnsi="Times New Roman" w:cs="Times New Roman"/>
          <w:sz w:val="24"/>
          <w:szCs w:val="24"/>
        </w:rPr>
        <w:t>offer</w:t>
      </w:r>
      <w:r>
        <w:rPr>
          <w:rFonts w:ascii="Times New Roman" w:hAnsi="Times New Roman" w:cs="Times New Roman"/>
          <w:sz w:val="24"/>
          <w:szCs w:val="24"/>
        </w:rPr>
        <w:t xml:space="preserve"> several </w:t>
      </w:r>
      <w:r w:rsidR="00FC4649">
        <w:rPr>
          <w:rFonts w:ascii="Times New Roman" w:hAnsi="Times New Roman" w:cs="Times New Roman"/>
          <w:sz w:val="24"/>
          <w:szCs w:val="24"/>
        </w:rPr>
        <w:t>ideas</w:t>
      </w:r>
      <w:r>
        <w:rPr>
          <w:rFonts w:ascii="Times New Roman" w:hAnsi="Times New Roman" w:cs="Times New Roman"/>
          <w:sz w:val="24"/>
          <w:szCs w:val="24"/>
        </w:rPr>
        <w:t xml:space="preserve"> to improve </w:t>
      </w:r>
      <w:r w:rsidR="00786085">
        <w:rPr>
          <w:rFonts w:ascii="Times New Roman" w:hAnsi="Times New Roman" w:cs="Times New Roman"/>
          <w:sz w:val="24"/>
          <w:szCs w:val="24"/>
        </w:rPr>
        <w:t xml:space="preserve">general </w:t>
      </w:r>
      <w:r>
        <w:rPr>
          <w:rFonts w:ascii="Times New Roman" w:hAnsi="Times New Roman" w:cs="Times New Roman"/>
          <w:sz w:val="24"/>
          <w:szCs w:val="24"/>
        </w:rPr>
        <w:t xml:space="preserve">protein-ligand </w:t>
      </w:r>
      <w:r w:rsidR="00EB5522" w:rsidRPr="00367D3C">
        <w:rPr>
          <w:rFonts w:ascii="Times New Roman" w:hAnsi="Times New Roman" w:cs="Times New Roman"/>
          <w:sz w:val="24"/>
          <w:szCs w:val="24"/>
        </w:rPr>
        <w:t>binding prediction</w:t>
      </w:r>
      <w:r w:rsidR="00786085">
        <w:rPr>
          <w:rFonts w:ascii="Times New Roman" w:hAnsi="Times New Roman" w:cs="Times New Roman"/>
          <w:sz w:val="24"/>
          <w:szCs w:val="24"/>
        </w:rPr>
        <w:t xml:space="preserve">. </w:t>
      </w:r>
      <w:r w:rsidR="00FC4649">
        <w:rPr>
          <w:rFonts w:ascii="Times New Roman" w:hAnsi="Times New Roman" w:cs="Times New Roman"/>
          <w:sz w:val="24"/>
          <w:szCs w:val="24"/>
        </w:rPr>
        <w:t>First, i</w:t>
      </w:r>
      <w:r w:rsidR="00786085">
        <w:rPr>
          <w:rFonts w:ascii="Times New Roman" w:hAnsi="Times New Roman" w:cs="Times New Roman"/>
          <w:sz w:val="24"/>
          <w:szCs w:val="24"/>
        </w:rPr>
        <w:t>ncorporating three-dimensional protein structures with bind</w:t>
      </w:r>
      <w:r w:rsidR="00356CCE">
        <w:rPr>
          <w:rFonts w:ascii="Times New Roman" w:hAnsi="Times New Roman" w:cs="Times New Roman"/>
          <w:sz w:val="24"/>
          <w:szCs w:val="24"/>
        </w:rPr>
        <w:t>ing</w:t>
      </w:r>
      <w:r w:rsidR="00786085">
        <w:rPr>
          <w:rFonts w:ascii="Times New Roman" w:hAnsi="Times New Roman" w:cs="Times New Roman"/>
          <w:sz w:val="24"/>
          <w:szCs w:val="24"/>
        </w:rPr>
        <w:t xml:space="preserve"> site information could enable the models to look beyond subfamily </w:t>
      </w:r>
      <w:r w:rsidR="00356CCE">
        <w:rPr>
          <w:rFonts w:ascii="Times New Roman" w:hAnsi="Times New Roman" w:cs="Times New Roman"/>
          <w:sz w:val="24"/>
          <w:szCs w:val="24"/>
        </w:rPr>
        <w:t>patterns</w:t>
      </w:r>
      <w:r w:rsidR="00786085">
        <w:rPr>
          <w:rFonts w:ascii="Times New Roman" w:hAnsi="Times New Roman" w:cs="Times New Roman"/>
          <w:sz w:val="24"/>
          <w:szCs w:val="24"/>
        </w:rPr>
        <w:t xml:space="preserve"> and </w:t>
      </w:r>
      <w:r w:rsidR="00356CCE">
        <w:rPr>
          <w:rFonts w:ascii="Times New Roman" w:hAnsi="Times New Roman" w:cs="Times New Roman"/>
          <w:sz w:val="24"/>
          <w:szCs w:val="24"/>
        </w:rPr>
        <w:t>learn</w:t>
      </w:r>
      <w:r w:rsidR="00786085" w:rsidRPr="00367D3C">
        <w:rPr>
          <w:rFonts w:ascii="Times New Roman" w:hAnsi="Times New Roman" w:cs="Times New Roman"/>
          <w:sz w:val="24"/>
          <w:szCs w:val="24"/>
        </w:rPr>
        <w:t xml:space="preserve"> geometrically relevant regions</w:t>
      </w:r>
      <w:r w:rsidR="00786085">
        <w:rPr>
          <w:rFonts w:ascii="Times New Roman" w:hAnsi="Times New Roman" w:cs="Times New Roman"/>
          <w:sz w:val="24"/>
          <w:szCs w:val="24"/>
        </w:rPr>
        <w:t xml:space="preserve">. </w:t>
      </w:r>
      <w:r w:rsidR="00FC4649">
        <w:rPr>
          <w:rFonts w:ascii="Times New Roman" w:hAnsi="Times New Roman" w:cs="Times New Roman"/>
          <w:sz w:val="24"/>
          <w:szCs w:val="24"/>
        </w:rPr>
        <w:t>Next, w</w:t>
      </w:r>
      <w:r w:rsidR="00786085">
        <w:rPr>
          <w:rFonts w:ascii="Times New Roman" w:hAnsi="Times New Roman" w:cs="Times New Roman"/>
          <w:sz w:val="24"/>
          <w:szCs w:val="24"/>
        </w:rPr>
        <w:t>e c</w:t>
      </w:r>
      <w:r w:rsidR="00FC4649">
        <w:rPr>
          <w:rFonts w:ascii="Times New Roman" w:hAnsi="Times New Roman" w:cs="Times New Roman"/>
          <w:sz w:val="24"/>
          <w:szCs w:val="24"/>
        </w:rPr>
        <w:t>ould</w:t>
      </w:r>
      <w:r w:rsidR="00786085">
        <w:rPr>
          <w:rFonts w:ascii="Times New Roman" w:hAnsi="Times New Roman" w:cs="Times New Roman"/>
          <w:sz w:val="24"/>
          <w:szCs w:val="24"/>
        </w:rPr>
        <w:t xml:space="preserve"> try to improve the p</w:t>
      </w:r>
      <w:r w:rsidR="00786085" w:rsidRPr="00367D3C">
        <w:rPr>
          <w:rFonts w:ascii="Times New Roman" w:hAnsi="Times New Roman" w:cs="Times New Roman"/>
          <w:sz w:val="24"/>
          <w:szCs w:val="24"/>
        </w:rPr>
        <w:t>retraining objectives</w:t>
      </w:r>
      <w:r w:rsidR="00786085">
        <w:rPr>
          <w:rFonts w:ascii="Times New Roman" w:hAnsi="Times New Roman" w:cs="Times New Roman"/>
          <w:sz w:val="24"/>
          <w:szCs w:val="24"/>
        </w:rPr>
        <w:t xml:space="preserve"> </w:t>
      </w:r>
      <w:r w:rsidR="00356CCE">
        <w:rPr>
          <w:rFonts w:ascii="Times New Roman" w:hAnsi="Times New Roman" w:cs="Times New Roman"/>
          <w:sz w:val="24"/>
          <w:szCs w:val="24"/>
        </w:rPr>
        <w:t>for</w:t>
      </w:r>
      <w:r w:rsidR="00786085">
        <w:rPr>
          <w:rFonts w:ascii="Times New Roman" w:hAnsi="Times New Roman" w:cs="Times New Roman"/>
          <w:sz w:val="24"/>
          <w:szCs w:val="24"/>
        </w:rPr>
        <w:t xml:space="preserve"> new foundational models that are focused on binding predictions</w:t>
      </w:r>
      <w:r w:rsidR="00FC4649">
        <w:rPr>
          <w:rFonts w:ascii="Times New Roman" w:hAnsi="Times New Roman" w:cs="Times New Roman"/>
          <w:sz w:val="24"/>
          <w:szCs w:val="24"/>
        </w:rPr>
        <w:t>.</w:t>
      </w:r>
      <w:r w:rsidR="00786085">
        <w:rPr>
          <w:rFonts w:ascii="Times New Roman" w:hAnsi="Times New Roman" w:cs="Times New Roman"/>
          <w:sz w:val="24"/>
          <w:szCs w:val="24"/>
        </w:rPr>
        <w:t xml:space="preserve"> </w:t>
      </w:r>
      <w:r w:rsidR="00FC4649">
        <w:rPr>
          <w:rFonts w:ascii="Times New Roman" w:hAnsi="Times New Roman" w:cs="Times New Roman"/>
          <w:sz w:val="24"/>
          <w:szCs w:val="24"/>
        </w:rPr>
        <w:t>F</w:t>
      </w:r>
      <w:r w:rsidR="00786085">
        <w:rPr>
          <w:rFonts w:ascii="Times New Roman" w:hAnsi="Times New Roman" w:cs="Times New Roman"/>
          <w:sz w:val="24"/>
          <w:szCs w:val="24"/>
        </w:rPr>
        <w:t>or example</w:t>
      </w:r>
      <w:r w:rsidR="00356CCE">
        <w:rPr>
          <w:rFonts w:ascii="Times New Roman" w:hAnsi="Times New Roman" w:cs="Times New Roman"/>
          <w:sz w:val="24"/>
          <w:szCs w:val="24"/>
        </w:rPr>
        <w:t>,</w:t>
      </w:r>
      <w:r w:rsidR="00786085">
        <w:rPr>
          <w:rFonts w:ascii="Times New Roman" w:hAnsi="Times New Roman" w:cs="Times New Roman"/>
          <w:sz w:val="24"/>
          <w:szCs w:val="24"/>
        </w:rPr>
        <w:t xml:space="preserve"> </w:t>
      </w:r>
      <w:r w:rsidR="00356CCE">
        <w:rPr>
          <w:rFonts w:ascii="Times New Roman" w:hAnsi="Times New Roman" w:cs="Times New Roman"/>
          <w:sz w:val="24"/>
          <w:szCs w:val="24"/>
        </w:rPr>
        <w:t xml:space="preserve">using contrastive learning to </w:t>
      </w:r>
      <w:r w:rsidR="00356CCE" w:rsidRPr="00356CCE">
        <w:rPr>
          <w:rFonts w:ascii="Times New Roman" w:hAnsi="Times New Roman" w:cs="Times New Roman"/>
          <w:sz w:val="24"/>
          <w:szCs w:val="24"/>
        </w:rPr>
        <w:t>train models to recognize when different protein families bind similar compounds</w:t>
      </w:r>
      <w:r w:rsidR="00356CCE">
        <w:rPr>
          <w:rFonts w:ascii="Times New Roman" w:hAnsi="Times New Roman" w:cs="Times New Roman"/>
          <w:sz w:val="24"/>
          <w:szCs w:val="24"/>
        </w:rPr>
        <w:t xml:space="preserve"> </w:t>
      </w:r>
      <w:r w:rsidR="00786085" w:rsidRPr="00367D3C">
        <w:rPr>
          <w:rFonts w:ascii="Times New Roman" w:hAnsi="Times New Roman" w:cs="Times New Roman"/>
          <w:sz w:val="24"/>
          <w:szCs w:val="24"/>
        </w:rPr>
        <w:t>could provide more relevant protein representations.</w:t>
      </w:r>
      <w:r w:rsidR="00786085">
        <w:rPr>
          <w:rFonts w:ascii="Times New Roman" w:hAnsi="Times New Roman" w:cs="Times New Roman"/>
          <w:sz w:val="24"/>
          <w:szCs w:val="24"/>
        </w:rPr>
        <w:t xml:space="preserve"> </w:t>
      </w:r>
      <w:r w:rsidR="00367D3C" w:rsidRPr="00367D3C">
        <w:rPr>
          <w:rFonts w:ascii="Times New Roman" w:hAnsi="Times New Roman" w:cs="Times New Roman"/>
          <w:sz w:val="24"/>
          <w:szCs w:val="24"/>
        </w:rPr>
        <w:t xml:space="preserve">Finally, better evaluation </w:t>
      </w:r>
      <w:r w:rsidR="00786085">
        <w:rPr>
          <w:rFonts w:ascii="Times New Roman" w:hAnsi="Times New Roman" w:cs="Times New Roman"/>
          <w:sz w:val="24"/>
          <w:szCs w:val="24"/>
        </w:rPr>
        <w:t>strategies</w:t>
      </w:r>
      <w:r w:rsidR="00367D3C" w:rsidRPr="00367D3C">
        <w:rPr>
          <w:rFonts w:ascii="Times New Roman" w:hAnsi="Times New Roman" w:cs="Times New Roman"/>
          <w:sz w:val="24"/>
          <w:szCs w:val="24"/>
        </w:rPr>
        <w:t xml:space="preserve"> should explicitly test cross-family generalization and selectivity between </w:t>
      </w:r>
      <w:r w:rsidR="00356CCE">
        <w:rPr>
          <w:rFonts w:ascii="Times New Roman" w:hAnsi="Times New Roman" w:cs="Times New Roman"/>
          <w:sz w:val="24"/>
          <w:szCs w:val="24"/>
        </w:rPr>
        <w:t>similar</w:t>
      </w:r>
      <w:r w:rsidR="00367D3C" w:rsidRPr="00367D3C">
        <w:rPr>
          <w:rFonts w:ascii="Times New Roman" w:hAnsi="Times New Roman" w:cs="Times New Roman"/>
          <w:sz w:val="24"/>
          <w:szCs w:val="24"/>
        </w:rPr>
        <w:t xml:space="preserve"> targets</w:t>
      </w:r>
      <w:r w:rsidR="00FC4649">
        <w:rPr>
          <w:rFonts w:ascii="Times New Roman" w:hAnsi="Times New Roman" w:cs="Times New Roman"/>
          <w:sz w:val="24"/>
          <w:szCs w:val="24"/>
        </w:rPr>
        <w:t xml:space="preserve"> and be</w:t>
      </w:r>
      <w:r w:rsidR="00367D3C" w:rsidRPr="00367D3C">
        <w:rPr>
          <w:rFonts w:ascii="Times New Roman" w:hAnsi="Times New Roman" w:cs="Times New Roman"/>
          <w:sz w:val="24"/>
          <w:szCs w:val="24"/>
        </w:rPr>
        <w:t xml:space="preserve"> integrated with experimental validatio</w:t>
      </w:r>
      <w:r w:rsidR="00356CCE">
        <w:rPr>
          <w:rFonts w:ascii="Times New Roman" w:hAnsi="Times New Roman" w:cs="Times New Roman"/>
          <w:sz w:val="24"/>
          <w:szCs w:val="24"/>
        </w:rPr>
        <w:t>n</w:t>
      </w:r>
      <w:r w:rsidR="00367D3C" w:rsidRPr="00367D3C">
        <w:rPr>
          <w:rFonts w:ascii="Times New Roman" w:hAnsi="Times New Roman" w:cs="Times New Roman"/>
          <w:sz w:val="24"/>
          <w:szCs w:val="24"/>
        </w:rPr>
        <w:t>.</w:t>
      </w:r>
    </w:p>
    <w:p w14:paraId="730D1BC4" w14:textId="46B6B446" w:rsidR="007A0E82" w:rsidRPr="00F477A0" w:rsidRDefault="00786085" w:rsidP="00367D3C">
      <w:pPr>
        <w:spacing w:line="480" w:lineRule="auto"/>
        <w:rPr>
          <w:rFonts w:ascii="Times New Roman" w:hAnsi="Times New Roman" w:cs="Times New Roman"/>
          <w:b/>
          <w:bCs/>
          <w:sz w:val="24"/>
          <w:szCs w:val="24"/>
        </w:rPr>
      </w:pPr>
      <w:r w:rsidRPr="00367D3C">
        <w:rPr>
          <w:rFonts w:ascii="Times New Roman" w:hAnsi="Times New Roman" w:cs="Times New Roman"/>
          <w:b/>
          <w:bCs/>
          <w:sz w:val="24"/>
          <w:szCs w:val="24"/>
        </w:rPr>
        <w:t>Conclusions</w:t>
      </w:r>
    </w:p>
    <w:p w14:paraId="15202495" w14:textId="7F80540B" w:rsidR="00142D06" w:rsidRDefault="00195C51" w:rsidP="001A4BDB">
      <w:pPr>
        <w:spacing w:after="360" w:line="480" w:lineRule="auto"/>
        <w:rPr>
          <w:rFonts w:ascii="Times New Roman" w:hAnsi="Times New Roman" w:cs="Times New Roman"/>
          <w:sz w:val="24"/>
          <w:szCs w:val="24"/>
        </w:rPr>
      </w:pPr>
      <w:r>
        <w:rPr>
          <w:rFonts w:ascii="Times New Roman" w:hAnsi="Times New Roman" w:cs="Times New Roman"/>
          <w:sz w:val="24"/>
          <w:szCs w:val="24"/>
        </w:rPr>
        <w:t xml:space="preserve">Our deep learning models </w:t>
      </w:r>
      <w:r w:rsidR="00BC6D0F">
        <w:rPr>
          <w:rFonts w:ascii="Times New Roman" w:hAnsi="Times New Roman" w:cs="Times New Roman"/>
          <w:sz w:val="24"/>
          <w:szCs w:val="24"/>
        </w:rPr>
        <w:t>to</w:t>
      </w:r>
      <w:r>
        <w:rPr>
          <w:rFonts w:ascii="Times New Roman" w:hAnsi="Times New Roman" w:cs="Times New Roman"/>
          <w:sz w:val="24"/>
          <w:szCs w:val="24"/>
        </w:rPr>
        <w:t xml:space="preserve"> predict </w:t>
      </w:r>
      <w:r w:rsidR="00E11BF6" w:rsidRPr="00E11BF6">
        <w:rPr>
          <w:rFonts w:ascii="Times New Roman" w:hAnsi="Times New Roman" w:cs="Times New Roman"/>
          <w:sz w:val="24"/>
          <w:szCs w:val="24"/>
        </w:rPr>
        <w:t xml:space="preserve">ligand interactions with </w:t>
      </w:r>
      <w:ins w:id="82" w:author="Souvik Dey [Contractor Foreign National]" w:date="2026-01-22T14:03:00Z" w16du:dateUtc="2026-01-22T19:03:00Z">
        <w:r w:rsidR="00722D2F">
          <w:rPr>
            <w:rFonts w:ascii="Times New Roman" w:hAnsi="Times New Roman" w:cs="Times New Roman"/>
            <w:sz w:val="24"/>
            <w:szCs w:val="24"/>
          </w:rPr>
          <w:t xml:space="preserve">neurologically-relevant </w:t>
        </w:r>
      </w:ins>
      <w:ins w:id="83" w:author="Souvik Dey [Contractor Foreign National]" w:date="2026-01-22T14:04:00Z" w16du:dateUtc="2026-01-22T19:04:00Z">
        <w:r w:rsidR="00722D2F">
          <w:rPr>
            <w:rFonts w:ascii="Times New Roman" w:hAnsi="Times New Roman" w:cs="Times New Roman"/>
            <w:sz w:val="24"/>
            <w:szCs w:val="24"/>
          </w:rPr>
          <w:t xml:space="preserve">GPCRs </w:t>
        </w:r>
      </w:ins>
      <w:r w:rsidR="00F477A0">
        <w:rPr>
          <w:rFonts w:ascii="Times New Roman" w:hAnsi="Times New Roman" w:cs="Times New Roman"/>
          <w:sz w:val="24"/>
          <w:szCs w:val="24"/>
        </w:rPr>
        <w:t>performed well on out-of-distribution test sets</w:t>
      </w:r>
      <w:r w:rsidR="00BC6D0F">
        <w:rPr>
          <w:rFonts w:ascii="Times New Roman" w:hAnsi="Times New Roman" w:cs="Times New Roman"/>
          <w:sz w:val="24"/>
          <w:szCs w:val="24"/>
        </w:rPr>
        <w:t>,</w:t>
      </w:r>
      <w:r w:rsidR="00F477A0">
        <w:rPr>
          <w:rFonts w:ascii="Times New Roman" w:hAnsi="Times New Roman" w:cs="Times New Roman"/>
          <w:sz w:val="24"/>
          <w:szCs w:val="24"/>
        </w:rPr>
        <w:t xml:space="preserve"> </w:t>
      </w:r>
      <w:r w:rsidR="00F477A0" w:rsidRPr="00367D3C">
        <w:rPr>
          <w:rFonts w:ascii="Times New Roman" w:hAnsi="Times New Roman" w:cs="Times New Roman"/>
          <w:sz w:val="24"/>
          <w:szCs w:val="24"/>
        </w:rPr>
        <w:t xml:space="preserve">revealing </w:t>
      </w:r>
      <w:r w:rsidR="00BC6D0F">
        <w:rPr>
          <w:rFonts w:ascii="Times New Roman" w:hAnsi="Times New Roman" w:cs="Times New Roman"/>
          <w:sz w:val="24"/>
          <w:szCs w:val="24"/>
        </w:rPr>
        <w:t xml:space="preserve">the </w:t>
      </w:r>
      <w:r w:rsidR="00F477A0" w:rsidRPr="00367D3C">
        <w:rPr>
          <w:rFonts w:ascii="Times New Roman" w:hAnsi="Times New Roman" w:cs="Times New Roman"/>
          <w:sz w:val="24"/>
          <w:szCs w:val="24"/>
        </w:rPr>
        <w:t>model</w:t>
      </w:r>
      <w:r w:rsidR="00BC6D0F">
        <w:rPr>
          <w:rFonts w:ascii="Times New Roman" w:hAnsi="Times New Roman" w:cs="Times New Roman"/>
          <w:sz w:val="24"/>
          <w:szCs w:val="24"/>
        </w:rPr>
        <w:t>s’</w:t>
      </w:r>
      <w:r w:rsidR="00F477A0" w:rsidRPr="00367D3C">
        <w:rPr>
          <w:rFonts w:ascii="Times New Roman" w:hAnsi="Times New Roman" w:cs="Times New Roman"/>
          <w:sz w:val="24"/>
          <w:szCs w:val="24"/>
        </w:rPr>
        <w:t xml:space="preserve"> capabilit</w:t>
      </w:r>
      <w:r w:rsidR="00F477A0">
        <w:rPr>
          <w:rFonts w:ascii="Times New Roman" w:hAnsi="Times New Roman" w:cs="Times New Roman"/>
          <w:sz w:val="24"/>
          <w:szCs w:val="24"/>
        </w:rPr>
        <w:t>ies</w:t>
      </w:r>
      <w:r w:rsidR="002817D2">
        <w:rPr>
          <w:rFonts w:ascii="Times New Roman" w:hAnsi="Times New Roman" w:cs="Times New Roman"/>
          <w:sz w:val="24"/>
          <w:szCs w:val="24"/>
        </w:rPr>
        <w:t xml:space="preserve">. </w:t>
      </w:r>
      <w:r w:rsidR="00070A7F">
        <w:rPr>
          <w:rFonts w:ascii="Times New Roman" w:hAnsi="Times New Roman" w:cs="Times New Roman"/>
          <w:sz w:val="24"/>
          <w:szCs w:val="24"/>
        </w:rPr>
        <w:t xml:space="preserve">We also demonstrated that </w:t>
      </w:r>
      <w:r w:rsidR="00070A7F" w:rsidRPr="00367D3C">
        <w:rPr>
          <w:rFonts w:ascii="Times New Roman" w:hAnsi="Times New Roman" w:cs="Times New Roman"/>
          <w:sz w:val="24"/>
          <w:szCs w:val="24"/>
        </w:rPr>
        <w:t>current sequence-based architectures learn predominantly from ligand features</w:t>
      </w:r>
      <w:r w:rsidR="00070A7F">
        <w:rPr>
          <w:rFonts w:ascii="Times New Roman" w:hAnsi="Times New Roman" w:cs="Times New Roman"/>
          <w:sz w:val="24"/>
          <w:szCs w:val="24"/>
        </w:rPr>
        <w:t xml:space="preserve"> </w:t>
      </w:r>
      <w:r w:rsidR="00070A7F" w:rsidRPr="00367D3C">
        <w:rPr>
          <w:rFonts w:ascii="Times New Roman" w:hAnsi="Times New Roman" w:cs="Times New Roman"/>
          <w:sz w:val="24"/>
          <w:szCs w:val="24"/>
        </w:rPr>
        <w:t xml:space="preserve">across </w:t>
      </w:r>
      <w:r w:rsidR="00070A7F">
        <w:rPr>
          <w:rFonts w:ascii="Times New Roman" w:hAnsi="Times New Roman" w:cs="Times New Roman"/>
          <w:sz w:val="24"/>
          <w:szCs w:val="24"/>
        </w:rPr>
        <w:t>model architectures</w:t>
      </w:r>
      <w:r w:rsidR="00BC6D0F">
        <w:rPr>
          <w:rFonts w:ascii="Times New Roman" w:hAnsi="Times New Roman" w:cs="Times New Roman"/>
          <w:sz w:val="24"/>
          <w:szCs w:val="24"/>
        </w:rPr>
        <w:t>,</w:t>
      </w:r>
      <w:r w:rsidR="00070A7F" w:rsidRPr="00367D3C">
        <w:rPr>
          <w:rFonts w:ascii="Times New Roman" w:hAnsi="Times New Roman" w:cs="Times New Roman"/>
          <w:sz w:val="24"/>
          <w:szCs w:val="24"/>
        </w:rPr>
        <w:t xml:space="preserve"> from simple concatenation to sophisticated cross-attention</w:t>
      </w:r>
      <w:r w:rsidR="00070A7F">
        <w:rPr>
          <w:rFonts w:ascii="Times New Roman" w:hAnsi="Times New Roman" w:cs="Times New Roman"/>
          <w:sz w:val="24"/>
          <w:szCs w:val="24"/>
        </w:rPr>
        <w:t xml:space="preserve">. Our </w:t>
      </w:r>
      <w:r w:rsidR="00070A7F" w:rsidRPr="00367D3C">
        <w:rPr>
          <w:rFonts w:ascii="Times New Roman" w:hAnsi="Times New Roman" w:cs="Times New Roman"/>
          <w:sz w:val="24"/>
          <w:szCs w:val="24"/>
        </w:rPr>
        <w:t>results indicate</w:t>
      </w:r>
      <w:r w:rsidR="00070A7F">
        <w:rPr>
          <w:rFonts w:ascii="Times New Roman" w:hAnsi="Times New Roman" w:cs="Times New Roman"/>
          <w:sz w:val="24"/>
          <w:szCs w:val="24"/>
        </w:rPr>
        <w:t xml:space="preserve"> that future model architectures </w:t>
      </w:r>
      <w:r w:rsidR="00070A7F" w:rsidRPr="00367D3C">
        <w:rPr>
          <w:rFonts w:ascii="Times New Roman" w:hAnsi="Times New Roman" w:cs="Times New Roman"/>
          <w:sz w:val="24"/>
          <w:szCs w:val="24"/>
        </w:rPr>
        <w:t xml:space="preserve">should incorporate mechanisms to learn from </w:t>
      </w:r>
      <w:r w:rsidR="00070A7F">
        <w:rPr>
          <w:rFonts w:ascii="Times New Roman" w:hAnsi="Times New Roman" w:cs="Times New Roman"/>
          <w:sz w:val="24"/>
          <w:szCs w:val="24"/>
        </w:rPr>
        <w:t xml:space="preserve">protein </w:t>
      </w:r>
      <w:r w:rsidR="00070A7F" w:rsidRPr="00367D3C">
        <w:rPr>
          <w:rFonts w:ascii="Times New Roman" w:hAnsi="Times New Roman" w:cs="Times New Roman"/>
          <w:sz w:val="24"/>
          <w:szCs w:val="24"/>
        </w:rPr>
        <w:t xml:space="preserve">binding site geometry, apply constraints </w:t>
      </w:r>
      <w:r w:rsidR="00070A7F">
        <w:rPr>
          <w:rFonts w:ascii="Times New Roman" w:hAnsi="Times New Roman" w:cs="Times New Roman"/>
          <w:sz w:val="24"/>
          <w:szCs w:val="24"/>
        </w:rPr>
        <w:t xml:space="preserve">to prevent </w:t>
      </w:r>
      <w:r w:rsidR="00070A7F" w:rsidRPr="00367D3C">
        <w:rPr>
          <w:rFonts w:ascii="Times New Roman" w:hAnsi="Times New Roman" w:cs="Times New Roman"/>
          <w:sz w:val="24"/>
          <w:szCs w:val="24"/>
        </w:rPr>
        <w:t>protein family identification</w:t>
      </w:r>
      <w:r w:rsidR="00070A7F">
        <w:rPr>
          <w:rFonts w:ascii="Times New Roman" w:hAnsi="Times New Roman" w:cs="Times New Roman"/>
          <w:sz w:val="24"/>
          <w:szCs w:val="24"/>
        </w:rPr>
        <w:t xml:space="preserve">, and </w:t>
      </w:r>
      <w:r w:rsidR="006E1EAE">
        <w:rPr>
          <w:rFonts w:ascii="Times New Roman" w:hAnsi="Times New Roman" w:cs="Times New Roman"/>
          <w:sz w:val="24"/>
          <w:szCs w:val="24"/>
        </w:rPr>
        <w:t>deve</w:t>
      </w:r>
      <w:r w:rsidR="00F13D42">
        <w:rPr>
          <w:rFonts w:ascii="Times New Roman" w:hAnsi="Times New Roman" w:cs="Times New Roman"/>
          <w:sz w:val="24"/>
          <w:szCs w:val="24"/>
        </w:rPr>
        <w:t>lop foundational models with</w:t>
      </w:r>
      <w:r w:rsidR="00070A7F">
        <w:rPr>
          <w:rFonts w:ascii="Times New Roman" w:hAnsi="Times New Roman" w:cs="Times New Roman"/>
          <w:sz w:val="24"/>
          <w:szCs w:val="24"/>
        </w:rPr>
        <w:t xml:space="preserve"> </w:t>
      </w:r>
      <w:r w:rsidR="000C02F3">
        <w:rPr>
          <w:rFonts w:ascii="Times New Roman" w:hAnsi="Times New Roman" w:cs="Times New Roman"/>
          <w:sz w:val="24"/>
          <w:szCs w:val="24"/>
        </w:rPr>
        <w:t xml:space="preserve">joint </w:t>
      </w:r>
      <w:r w:rsidR="008747B1">
        <w:rPr>
          <w:rFonts w:ascii="Times New Roman" w:hAnsi="Times New Roman" w:cs="Times New Roman"/>
          <w:sz w:val="24"/>
          <w:szCs w:val="24"/>
        </w:rPr>
        <w:t xml:space="preserve">protein-ligand </w:t>
      </w:r>
      <w:r w:rsidR="00FA592D" w:rsidRPr="00367D3C">
        <w:rPr>
          <w:rFonts w:ascii="Times New Roman" w:hAnsi="Times New Roman" w:cs="Times New Roman"/>
          <w:sz w:val="24"/>
          <w:szCs w:val="24"/>
        </w:rPr>
        <w:t xml:space="preserve">binding-specific </w:t>
      </w:r>
      <w:r w:rsidR="00070A7F" w:rsidRPr="00367D3C">
        <w:rPr>
          <w:rFonts w:ascii="Times New Roman" w:hAnsi="Times New Roman" w:cs="Times New Roman"/>
          <w:sz w:val="24"/>
          <w:szCs w:val="24"/>
        </w:rPr>
        <w:t>pretraining</w:t>
      </w:r>
      <w:r w:rsidR="00070A7F">
        <w:rPr>
          <w:rFonts w:ascii="Times New Roman" w:hAnsi="Times New Roman" w:cs="Times New Roman"/>
          <w:sz w:val="24"/>
          <w:szCs w:val="24"/>
        </w:rPr>
        <w:t xml:space="preserve">. Our models </w:t>
      </w:r>
      <w:r w:rsidR="00070A7F">
        <w:rPr>
          <w:rFonts w:ascii="Times New Roman" w:hAnsi="Times New Roman" w:cs="Times New Roman"/>
          <w:sz w:val="24"/>
          <w:szCs w:val="24"/>
        </w:rPr>
        <w:lastRenderedPageBreak/>
        <w:t>w</w:t>
      </w:r>
      <w:r w:rsidR="00BC6D0F">
        <w:rPr>
          <w:rFonts w:ascii="Times New Roman" w:hAnsi="Times New Roman" w:cs="Times New Roman"/>
          <w:sz w:val="24"/>
          <w:szCs w:val="24"/>
        </w:rPr>
        <w:t>ill</w:t>
      </w:r>
      <w:r w:rsidR="00070A7F">
        <w:rPr>
          <w:rFonts w:ascii="Times New Roman" w:hAnsi="Times New Roman" w:cs="Times New Roman"/>
          <w:sz w:val="24"/>
          <w:szCs w:val="24"/>
        </w:rPr>
        <w:t xml:space="preserve"> work well for drug-like molecules against well-characterized GPCRs, </w:t>
      </w:r>
      <w:r w:rsidR="00E11BF6" w:rsidRPr="00E11BF6">
        <w:rPr>
          <w:rFonts w:ascii="Times New Roman" w:hAnsi="Times New Roman" w:cs="Times New Roman"/>
          <w:sz w:val="24"/>
          <w:szCs w:val="24"/>
        </w:rPr>
        <w:t xml:space="preserve">the regime most relevant for </w:t>
      </w:r>
      <w:ins w:id="84" w:author="Souvik Dey [Contractor Foreign National]" w:date="2026-01-22T13:56:00Z" w16du:dateUtc="2026-01-22T18:56:00Z">
        <w:r w:rsidR="00752780">
          <w:rPr>
            <w:rFonts w:ascii="Times New Roman" w:hAnsi="Times New Roman" w:cs="Times New Roman"/>
            <w:sz w:val="24"/>
            <w:szCs w:val="24"/>
          </w:rPr>
          <w:t>neurological</w:t>
        </w:r>
      </w:ins>
      <w:ins w:id="85" w:author="Souvik Dey [Contractor Foreign National]" w:date="2026-01-22T13:57:00Z" w16du:dateUtc="2026-01-22T18:57:00Z">
        <w:r w:rsidR="00752780">
          <w:rPr>
            <w:rFonts w:ascii="Times New Roman" w:hAnsi="Times New Roman" w:cs="Times New Roman"/>
            <w:sz w:val="24"/>
            <w:szCs w:val="24"/>
          </w:rPr>
          <w:t>ly-relevant</w:t>
        </w:r>
      </w:ins>
      <w:ins w:id="86" w:author="Souvik Dey [Contractor Foreign National]" w:date="2026-01-22T13:56:00Z" w16du:dateUtc="2026-01-22T18:56:00Z">
        <w:r w:rsidR="00752780">
          <w:rPr>
            <w:rFonts w:ascii="Times New Roman" w:hAnsi="Times New Roman" w:cs="Times New Roman"/>
            <w:sz w:val="24"/>
            <w:szCs w:val="24"/>
          </w:rPr>
          <w:t xml:space="preserve"> GPCR</w:t>
        </w:r>
      </w:ins>
      <w:ins w:id="87" w:author="Souvik Dey [Contractor Foreign National]" w:date="2026-01-22T13:57:00Z" w16du:dateUtc="2026-01-22T18:57:00Z">
        <w:r w:rsidR="00752780">
          <w:rPr>
            <w:rFonts w:ascii="Times New Roman" w:hAnsi="Times New Roman" w:cs="Times New Roman"/>
            <w:sz w:val="24"/>
            <w:szCs w:val="24"/>
          </w:rPr>
          <w:t>s</w:t>
        </w:r>
      </w:ins>
      <w:ins w:id="88" w:author="Souvik Dey [Contractor Foreign National]" w:date="2026-01-22T14:03:00Z" w16du:dateUtc="2026-01-22T19:03:00Z">
        <w:r w:rsidR="00722D2F">
          <w:rPr>
            <w:rFonts w:ascii="Times New Roman" w:hAnsi="Times New Roman" w:cs="Times New Roman"/>
            <w:sz w:val="24"/>
            <w:szCs w:val="24"/>
          </w:rPr>
          <w:t xml:space="preserve"> </w:t>
        </w:r>
      </w:ins>
      <w:r w:rsidR="00E11BF6" w:rsidRPr="00E11BF6">
        <w:rPr>
          <w:rFonts w:ascii="Times New Roman" w:hAnsi="Times New Roman" w:cs="Times New Roman"/>
          <w:sz w:val="24"/>
          <w:szCs w:val="24"/>
        </w:rPr>
        <w:t>based toxicity screening</w:t>
      </w:r>
      <w:r w:rsidR="00070A7F">
        <w:rPr>
          <w:rFonts w:ascii="Times New Roman" w:hAnsi="Times New Roman" w:cs="Times New Roman"/>
          <w:sz w:val="24"/>
          <w:szCs w:val="24"/>
        </w:rPr>
        <w:t xml:space="preserve"> but </w:t>
      </w:r>
      <w:r w:rsidR="00BC6D0F">
        <w:rPr>
          <w:rFonts w:ascii="Times New Roman" w:hAnsi="Times New Roman" w:cs="Times New Roman"/>
          <w:sz w:val="24"/>
          <w:szCs w:val="24"/>
        </w:rPr>
        <w:t xml:space="preserve">will </w:t>
      </w:r>
      <w:r w:rsidR="00070A7F">
        <w:rPr>
          <w:rFonts w:ascii="Times New Roman" w:hAnsi="Times New Roman" w:cs="Times New Roman"/>
          <w:sz w:val="24"/>
          <w:szCs w:val="24"/>
        </w:rPr>
        <w:t xml:space="preserve">require careful implementation </w:t>
      </w:r>
      <w:r w:rsidR="00070A7F" w:rsidRPr="00367D3C">
        <w:rPr>
          <w:rFonts w:ascii="Times New Roman" w:hAnsi="Times New Roman" w:cs="Times New Roman"/>
          <w:sz w:val="24"/>
          <w:szCs w:val="24"/>
        </w:rPr>
        <w:t xml:space="preserve">for novel </w:t>
      </w:r>
      <w:r w:rsidR="00070A7F">
        <w:rPr>
          <w:rFonts w:ascii="Times New Roman" w:hAnsi="Times New Roman" w:cs="Times New Roman"/>
          <w:sz w:val="24"/>
          <w:szCs w:val="24"/>
        </w:rPr>
        <w:t xml:space="preserve">chemical </w:t>
      </w:r>
      <w:r w:rsidR="00070A7F" w:rsidRPr="00367D3C">
        <w:rPr>
          <w:rFonts w:ascii="Times New Roman" w:hAnsi="Times New Roman" w:cs="Times New Roman"/>
          <w:sz w:val="24"/>
          <w:szCs w:val="24"/>
        </w:rPr>
        <w:t xml:space="preserve">scaffolds or underrepresented </w:t>
      </w:r>
      <w:r w:rsidR="00070A7F">
        <w:rPr>
          <w:rFonts w:ascii="Times New Roman" w:hAnsi="Times New Roman" w:cs="Times New Roman"/>
          <w:sz w:val="24"/>
          <w:szCs w:val="24"/>
        </w:rPr>
        <w:t xml:space="preserve">GPCR </w:t>
      </w:r>
      <w:r w:rsidR="00070A7F" w:rsidRPr="00367D3C">
        <w:rPr>
          <w:rFonts w:ascii="Times New Roman" w:hAnsi="Times New Roman" w:cs="Times New Roman"/>
          <w:sz w:val="24"/>
          <w:szCs w:val="24"/>
        </w:rPr>
        <w:t>families</w:t>
      </w:r>
      <w:r w:rsidR="00070A7F">
        <w:rPr>
          <w:rFonts w:ascii="Times New Roman" w:hAnsi="Times New Roman" w:cs="Times New Roman"/>
          <w:sz w:val="24"/>
          <w:szCs w:val="24"/>
        </w:rPr>
        <w:t xml:space="preserve">. </w:t>
      </w:r>
      <w:r w:rsidR="00BC6D0F">
        <w:rPr>
          <w:rFonts w:ascii="Times New Roman" w:hAnsi="Times New Roman" w:cs="Times New Roman"/>
          <w:sz w:val="24"/>
          <w:szCs w:val="24"/>
        </w:rPr>
        <w:t>We also emphasize the</w:t>
      </w:r>
      <w:r w:rsidR="00070A7F">
        <w:rPr>
          <w:rFonts w:ascii="Times New Roman" w:hAnsi="Times New Roman" w:cs="Times New Roman"/>
          <w:sz w:val="24"/>
          <w:szCs w:val="24"/>
        </w:rPr>
        <w:t xml:space="preserve"> importan</w:t>
      </w:r>
      <w:r w:rsidR="00BC6D0F">
        <w:rPr>
          <w:rFonts w:ascii="Times New Roman" w:hAnsi="Times New Roman" w:cs="Times New Roman"/>
          <w:sz w:val="24"/>
          <w:szCs w:val="24"/>
        </w:rPr>
        <w:t>ce of</w:t>
      </w:r>
      <w:r w:rsidR="00070A7F">
        <w:rPr>
          <w:rFonts w:ascii="Times New Roman" w:hAnsi="Times New Roman" w:cs="Times New Roman"/>
          <w:sz w:val="24"/>
          <w:szCs w:val="24"/>
        </w:rPr>
        <w:t xml:space="preserve"> understand</w:t>
      </w:r>
      <w:r w:rsidR="00BC6D0F">
        <w:rPr>
          <w:rFonts w:ascii="Times New Roman" w:hAnsi="Times New Roman" w:cs="Times New Roman"/>
          <w:sz w:val="24"/>
          <w:szCs w:val="24"/>
        </w:rPr>
        <w:t>ing</w:t>
      </w:r>
      <w:r w:rsidR="00070A7F">
        <w:rPr>
          <w:rFonts w:ascii="Times New Roman" w:hAnsi="Times New Roman" w:cs="Times New Roman"/>
          <w:sz w:val="24"/>
          <w:szCs w:val="24"/>
        </w:rPr>
        <w:t xml:space="preserve"> the true capabilities and limitations of models beyond chasing </w:t>
      </w:r>
      <w:r w:rsidR="0034026E">
        <w:rPr>
          <w:rFonts w:ascii="Times New Roman" w:hAnsi="Times New Roman" w:cs="Times New Roman"/>
          <w:sz w:val="24"/>
          <w:szCs w:val="24"/>
        </w:rPr>
        <w:t>state-of-the-art</w:t>
      </w:r>
      <w:r w:rsidR="00070A7F">
        <w:rPr>
          <w:rFonts w:ascii="Times New Roman" w:hAnsi="Times New Roman" w:cs="Times New Roman"/>
          <w:sz w:val="24"/>
          <w:szCs w:val="24"/>
        </w:rPr>
        <w:t xml:space="preserve"> benchmarks. </w:t>
      </w:r>
      <w:r w:rsidR="00070A7F" w:rsidRPr="00367D3C">
        <w:rPr>
          <w:rFonts w:ascii="Times New Roman" w:hAnsi="Times New Roman" w:cs="Times New Roman"/>
          <w:sz w:val="24"/>
          <w:szCs w:val="24"/>
        </w:rPr>
        <w:t>Without careful</w:t>
      </w:r>
      <w:r w:rsidR="00BC6D0F">
        <w:rPr>
          <w:rFonts w:ascii="Times New Roman" w:hAnsi="Times New Roman" w:cs="Times New Roman"/>
          <w:sz w:val="24"/>
          <w:szCs w:val="24"/>
        </w:rPr>
        <w:t>ly</w:t>
      </w:r>
      <w:r w:rsidR="00070A7F" w:rsidRPr="00367D3C">
        <w:rPr>
          <w:rFonts w:ascii="Times New Roman" w:hAnsi="Times New Roman" w:cs="Times New Roman"/>
          <w:sz w:val="24"/>
          <w:szCs w:val="24"/>
        </w:rPr>
        <w:t xml:space="preserve"> analy</w:t>
      </w:r>
      <w:r w:rsidR="00BC6D0F">
        <w:rPr>
          <w:rFonts w:ascii="Times New Roman" w:hAnsi="Times New Roman" w:cs="Times New Roman"/>
          <w:sz w:val="24"/>
          <w:szCs w:val="24"/>
        </w:rPr>
        <w:t>zing</w:t>
      </w:r>
      <w:r w:rsidR="00070A7F" w:rsidRPr="00367D3C">
        <w:rPr>
          <w:rFonts w:ascii="Times New Roman" w:hAnsi="Times New Roman" w:cs="Times New Roman"/>
          <w:sz w:val="24"/>
          <w:szCs w:val="24"/>
        </w:rPr>
        <w:t xml:space="preserve"> what </w:t>
      </w:r>
      <w:r w:rsidR="00B576AE">
        <w:rPr>
          <w:rFonts w:ascii="Times New Roman" w:hAnsi="Times New Roman" w:cs="Times New Roman"/>
          <w:sz w:val="24"/>
          <w:szCs w:val="24"/>
        </w:rPr>
        <w:t xml:space="preserve">the </w:t>
      </w:r>
      <w:r w:rsidR="00070A7F" w:rsidRPr="00367D3C">
        <w:rPr>
          <w:rFonts w:ascii="Times New Roman" w:hAnsi="Times New Roman" w:cs="Times New Roman"/>
          <w:sz w:val="24"/>
          <w:szCs w:val="24"/>
        </w:rPr>
        <w:t xml:space="preserve">models actually learn, </w:t>
      </w:r>
      <w:r w:rsidR="00BC6D0F">
        <w:rPr>
          <w:rFonts w:ascii="Times New Roman" w:hAnsi="Times New Roman" w:cs="Times New Roman"/>
          <w:sz w:val="24"/>
          <w:szCs w:val="24"/>
        </w:rPr>
        <w:t>we</w:t>
      </w:r>
      <w:r w:rsidR="00070A7F" w:rsidRPr="00367D3C">
        <w:rPr>
          <w:rFonts w:ascii="Times New Roman" w:hAnsi="Times New Roman" w:cs="Times New Roman"/>
          <w:sz w:val="24"/>
          <w:szCs w:val="24"/>
        </w:rPr>
        <w:t xml:space="preserve"> risk deploying tools that work well on validation sets but fail </w:t>
      </w:r>
      <w:r w:rsidR="00B07B4D">
        <w:rPr>
          <w:rFonts w:ascii="Times New Roman" w:hAnsi="Times New Roman" w:cs="Times New Roman"/>
          <w:sz w:val="24"/>
          <w:szCs w:val="24"/>
        </w:rPr>
        <w:t>to predict</w:t>
      </w:r>
      <w:r w:rsidR="00070A7F" w:rsidRPr="00367D3C">
        <w:rPr>
          <w:rFonts w:ascii="Times New Roman" w:hAnsi="Times New Roman" w:cs="Times New Roman"/>
          <w:sz w:val="24"/>
          <w:szCs w:val="24"/>
        </w:rPr>
        <w:t xml:space="preserve"> novel compounds.</w:t>
      </w:r>
      <w:r w:rsidR="00070A7F">
        <w:rPr>
          <w:rFonts w:ascii="Times New Roman" w:hAnsi="Times New Roman" w:cs="Times New Roman"/>
          <w:sz w:val="24"/>
          <w:szCs w:val="24"/>
        </w:rPr>
        <w:t xml:space="preserve"> </w:t>
      </w:r>
      <w:r w:rsidR="00BC6D0F">
        <w:rPr>
          <w:rFonts w:ascii="Times New Roman" w:hAnsi="Times New Roman" w:cs="Times New Roman"/>
          <w:sz w:val="24"/>
          <w:szCs w:val="24"/>
        </w:rPr>
        <w:t>Here, o</w:t>
      </w:r>
      <w:r w:rsidR="00EA7BA8" w:rsidRPr="00497D95">
        <w:rPr>
          <w:rFonts w:ascii="Times New Roman" w:hAnsi="Times New Roman" w:cs="Times New Roman"/>
          <w:sz w:val="24"/>
          <w:szCs w:val="24"/>
        </w:rPr>
        <w:t xml:space="preserve">ur curated dataset, rigorous evaluation framework, and transparent characterization </w:t>
      </w:r>
      <w:r w:rsidR="00070A7F">
        <w:rPr>
          <w:rFonts w:ascii="Times New Roman" w:hAnsi="Times New Roman" w:cs="Times New Roman"/>
          <w:sz w:val="24"/>
          <w:szCs w:val="24"/>
        </w:rPr>
        <w:t xml:space="preserve">provide a clear </w:t>
      </w:r>
      <w:r w:rsidR="00070A7F" w:rsidRPr="00367D3C">
        <w:rPr>
          <w:rFonts w:ascii="Times New Roman" w:hAnsi="Times New Roman" w:cs="Times New Roman"/>
          <w:sz w:val="24"/>
          <w:szCs w:val="24"/>
        </w:rPr>
        <w:t xml:space="preserve">understanding of current </w:t>
      </w:r>
      <w:r w:rsidR="00070A7F">
        <w:rPr>
          <w:rFonts w:ascii="Times New Roman" w:hAnsi="Times New Roman" w:cs="Times New Roman"/>
          <w:sz w:val="24"/>
          <w:szCs w:val="24"/>
        </w:rPr>
        <w:t xml:space="preserve">model </w:t>
      </w:r>
      <w:r w:rsidR="00070A7F" w:rsidRPr="00367D3C">
        <w:rPr>
          <w:rFonts w:ascii="Times New Roman" w:hAnsi="Times New Roman" w:cs="Times New Roman"/>
          <w:sz w:val="24"/>
          <w:szCs w:val="24"/>
        </w:rPr>
        <w:t>capabilities</w:t>
      </w:r>
      <w:r w:rsidR="00070A7F">
        <w:rPr>
          <w:rFonts w:ascii="Times New Roman" w:hAnsi="Times New Roman" w:cs="Times New Roman"/>
          <w:sz w:val="24"/>
          <w:szCs w:val="24"/>
        </w:rPr>
        <w:t xml:space="preserve"> and provide a direction for developing next-generation methods</w:t>
      </w:r>
      <w:r w:rsidR="00A46F64">
        <w:rPr>
          <w:rFonts w:ascii="Times New Roman" w:hAnsi="Times New Roman" w:cs="Times New Roman"/>
          <w:sz w:val="24"/>
          <w:szCs w:val="24"/>
        </w:rPr>
        <w:t xml:space="preserve"> </w:t>
      </w:r>
      <w:r w:rsidR="00832668" w:rsidRPr="00367D3C">
        <w:rPr>
          <w:rFonts w:ascii="Times New Roman" w:hAnsi="Times New Roman" w:cs="Times New Roman"/>
          <w:sz w:val="24"/>
          <w:szCs w:val="24"/>
        </w:rPr>
        <w:t xml:space="preserve">balancing </w:t>
      </w:r>
      <w:r w:rsidR="00A46F64">
        <w:rPr>
          <w:rFonts w:ascii="Times New Roman" w:hAnsi="Times New Roman" w:cs="Times New Roman"/>
          <w:sz w:val="24"/>
          <w:szCs w:val="24"/>
        </w:rPr>
        <w:t>practical</w:t>
      </w:r>
      <w:r w:rsidR="00832668" w:rsidRPr="00367D3C">
        <w:rPr>
          <w:rFonts w:ascii="Times New Roman" w:hAnsi="Times New Roman" w:cs="Times New Roman"/>
          <w:sz w:val="24"/>
          <w:szCs w:val="24"/>
        </w:rPr>
        <w:t xml:space="preserve"> utility with mechanistic understanding.</w:t>
      </w:r>
    </w:p>
    <w:p w14:paraId="0DF0B43A" w14:textId="77777777" w:rsidR="00B26B54" w:rsidRPr="00B26B54" w:rsidRDefault="00B26B54" w:rsidP="00BA2F87">
      <w:pPr>
        <w:spacing w:line="480" w:lineRule="auto"/>
        <w:rPr>
          <w:rFonts w:ascii="Times New Roman" w:eastAsia="Times New Roman" w:hAnsi="Times New Roman" w:cs="Times New Roman"/>
          <w:b/>
          <w:sz w:val="24"/>
          <w:szCs w:val="24"/>
        </w:rPr>
      </w:pPr>
      <w:bookmarkStart w:id="89" w:name="_Hlk210399666"/>
      <w:r w:rsidRPr="00B26B54">
        <w:rPr>
          <w:rFonts w:ascii="Times New Roman" w:eastAsia="Times New Roman" w:hAnsi="Times New Roman" w:cs="Times New Roman"/>
          <w:b/>
          <w:sz w:val="24"/>
          <w:szCs w:val="24"/>
        </w:rPr>
        <w:t>Availability of data and materials</w:t>
      </w:r>
    </w:p>
    <w:p w14:paraId="663EC206" w14:textId="1D47AECF" w:rsidR="00B26B54" w:rsidRPr="00B26B54" w:rsidRDefault="00B26B54" w:rsidP="00BA2F87">
      <w:pPr>
        <w:spacing w:after="360" w:line="480" w:lineRule="auto"/>
        <w:rPr>
          <w:rFonts w:ascii="Times New Roman" w:eastAsia="Times New Roman" w:hAnsi="Times New Roman" w:cs="Times New Roman"/>
          <w:bCs/>
          <w:sz w:val="24"/>
          <w:szCs w:val="24"/>
        </w:rPr>
      </w:pPr>
      <w:r w:rsidRPr="00B26B54">
        <w:rPr>
          <w:rFonts w:ascii="Times New Roman" w:eastAsia="Times New Roman" w:hAnsi="Times New Roman" w:cs="Times New Roman"/>
          <w:bCs/>
          <w:sz w:val="24"/>
          <w:szCs w:val="24"/>
        </w:rPr>
        <w:t xml:space="preserve">We make the data, scripts, and trained models available </w:t>
      </w:r>
      <w:r w:rsidR="00BD04EC">
        <w:rPr>
          <w:rFonts w:ascii="Times New Roman" w:eastAsia="Times New Roman" w:hAnsi="Times New Roman" w:cs="Times New Roman"/>
          <w:bCs/>
          <w:sz w:val="24"/>
          <w:szCs w:val="24"/>
        </w:rPr>
        <w:t>on</w:t>
      </w:r>
      <w:r w:rsidRPr="00B26B54">
        <w:rPr>
          <w:rFonts w:ascii="Times New Roman" w:eastAsia="Times New Roman" w:hAnsi="Times New Roman" w:cs="Times New Roman"/>
          <w:bCs/>
          <w:sz w:val="24"/>
          <w:szCs w:val="24"/>
        </w:rPr>
        <w:t xml:space="preserve"> the GitHub repository (https://github.com/BHSAI/</w:t>
      </w:r>
      <w:r w:rsidR="00C04133" w:rsidRPr="00C04133">
        <w:rPr>
          <w:rFonts w:ascii="Times New Roman" w:eastAsia="Times New Roman" w:hAnsi="Times New Roman" w:cs="Times New Roman"/>
          <w:bCs/>
          <w:sz w:val="24"/>
          <w:szCs w:val="24"/>
        </w:rPr>
        <w:t>GPCR_neuro</w:t>
      </w:r>
      <w:r w:rsidRPr="00B26B54">
        <w:rPr>
          <w:rFonts w:ascii="Times New Roman" w:eastAsia="Times New Roman" w:hAnsi="Times New Roman" w:cs="Times New Roman"/>
          <w:bCs/>
          <w:sz w:val="24"/>
          <w:szCs w:val="24"/>
        </w:rPr>
        <w:t>).</w:t>
      </w:r>
    </w:p>
    <w:p w14:paraId="10A65FC9" w14:textId="77777777" w:rsidR="00B26B54" w:rsidRPr="00B26B54" w:rsidRDefault="00B26B54" w:rsidP="00BA2F87">
      <w:pPr>
        <w:spacing w:line="480" w:lineRule="auto"/>
        <w:rPr>
          <w:rFonts w:ascii="Times New Roman" w:eastAsia="Times New Roman" w:hAnsi="Times New Roman" w:cs="Times New Roman"/>
          <w:b/>
          <w:sz w:val="24"/>
          <w:szCs w:val="24"/>
        </w:rPr>
      </w:pPr>
      <w:r w:rsidRPr="00B26B54">
        <w:rPr>
          <w:rFonts w:ascii="Times New Roman" w:eastAsia="Times New Roman" w:hAnsi="Times New Roman" w:cs="Times New Roman"/>
          <w:b/>
          <w:sz w:val="24"/>
          <w:szCs w:val="24"/>
        </w:rPr>
        <w:t>Competing interests</w:t>
      </w:r>
    </w:p>
    <w:p w14:paraId="59B5624F" w14:textId="77777777" w:rsidR="00B26B54" w:rsidRPr="00B26B54" w:rsidRDefault="00B26B54" w:rsidP="00BA2F87">
      <w:pPr>
        <w:spacing w:after="360" w:line="480" w:lineRule="auto"/>
        <w:rPr>
          <w:rFonts w:ascii="Times New Roman" w:eastAsia="Times New Roman" w:hAnsi="Times New Roman" w:cs="Times New Roman"/>
          <w:sz w:val="24"/>
          <w:szCs w:val="24"/>
        </w:rPr>
      </w:pPr>
      <w:r w:rsidRPr="00B26B54">
        <w:rPr>
          <w:rFonts w:ascii="Times New Roman" w:eastAsia="Times New Roman" w:hAnsi="Times New Roman" w:cs="Times New Roman"/>
          <w:sz w:val="24"/>
          <w:szCs w:val="24"/>
        </w:rPr>
        <w:t>The authors declare that they have no known competing financial interests or personal relationships that could appear to have influenced the work reported in this paper.</w:t>
      </w:r>
    </w:p>
    <w:p w14:paraId="1E8944B2" w14:textId="77777777" w:rsidR="00B26B54" w:rsidRPr="00B26B54" w:rsidRDefault="00B26B54" w:rsidP="00BA2F87">
      <w:pPr>
        <w:spacing w:line="480" w:lineRule="auto"/>
        <w:rPr>
          <w:rFonts w:ascii="Times New Roman" w:eastAsia="Times New Roman" w:hAnsi="Times New Roman" w:cs="Times New Roman"/>
          <w:b/>
          <w:sz w:val="24"/>
          <w:szCs w:val="24"/>
        </w:rPr>
      </w:pPr>
      <w:r w:rsidRPr="00B26B54">
        <w:rPr>
          <w:rFonts w:ascii="Times New Roman" w:eastAsia="Times New Roman" w:hAnsi="Times New Roman" w:cs="Times New Roman"/>
          <w:b/>
          <w:sz w:val="24"/>
          <w:szCs w:val="24"/>
        </w:rPr>
        <w:t>Funding</w:t>
      </w:r>
    </w:p>
    <w:p w14:paraId="131D2BE5" w14:textId="77777777" w:rsidR="00B26B54" w:rsidRPr="00B26B54" w:rsidRDefault="00B26B54" w:rsidP="00BA2F87">
      <w:pPr>
        <w:spacing w:after="360" w:line="480" w:lineRule="auto"/>
        <w:rPr>
          <w:rFonts w:ascii="Times New Roman" w:eastAsia="Times New Roman" w:hAnsi="Times New Roman" w:cs="Times New Roman"/>
          <w:sz w:val="24"/>
          <w:szCs w:val="24"/>
        </w:rPr>
      </w:pPr>
      <w:r w:rsidRPr="00B26B54">
        <w:rPr>
          <w:rFonts w:ascii="Times New Roman" w:eastAsia="Times New Roman" w:hAnsi="Times New Roman" w:cs="Times New Roman"/>
          <w:sz w:val="24"/>
          <w:szCs w:val="24"/>
        </w:rPr>
        <w:t>This research was funded by the U.S. Army Medical Research and Development Command under Contract Nos. W81XWH20C0031 and HT942524F0189 and by Defense Threat Reduction Agency Grant CBCall14-CBS-05-2-0007.</w:t>
      </w:r>
    </w:p>
    <w:p w14:paraId="6129B1C1" w14:textId="77777777" w:rsidR="00B26B54" w:rsidRPr="00B26B54" w:rsidRDefault="00B26B54" w:rsidP="00BA2F87">
      <w:pPr>
        <w:spacing w:line="480" w:lineRule="auto"/>
        <w:rPr>
          <w:rFonts w:ascii="Times New Roman" w:eastAsia="Times New Roman" w:hAnsi="Times New Roman" w:cs="Times New Roman"/>
          <w:b/>
          <w:kern w:val="2"/>
          <w:sz w:val="24"/>
          <w:szCs w:val="24"/>
        </w:rPr>
      </w:pPr>
      <w:r w:rsidRPr="00B26B54">
        <w:rPr>
          <w:rFonts w:ascii="Times New Roman" w:eastAsia="Times New Roman" w:hAnsi="Times New Roman" w:cs="Times New Roman"/>
          <w:b/>
          <w:kern w:val="2"/>
          <w:sz w:val="24"/>
          <w:szCs w:val="24"/>
        </w:rPr>
        <w:lastRenderedPageBreak/>
        <w:t>Author contributions</w:t>
      </w:r>
    </w:p>
    <w:p w14:paraId="1795107C" w14:textId="0BA1CE02" w:rsidR="00B26B54" w:rsidRPr="00B26B54" w:rsidRDefault="00B26B54" w:rsidP="00BA2F87">
      <w:pPr>
        <w:spacing w:after="3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SD, </w:t>
      </w:r>
      <w:r w:rsidR="008B1A7E">
        <w:rPr>
          <w:rFonts w:ascii="Times New Roman" w:eastAsia="Times New Roman" w:hAnsi="Times New Roman" w:cs="Times New Roman"/>
          <w:sz w:val="24"/>
          <w:szCs w:val="24"/>
        </w:rPr>
        <w:t xml:space="preserve">PL, </w:t>
      </w:r>
      <w:r w:rsidRPr="00B26B54">
        <w:rPr>
          <w:rFonts w:ascii="Times New Roman" w:eastAsia="Times New Roman" w:hAnsi="Times New Roman" w:cs="Times New Roman"/>
          <w:sz w:val="24"/>
          <w:szCs w:val="24"/>
        </w:rPr>
        <w:t>AW</w:t>
      </w:r>
      <w:r w:rsidR="008B1A7E">
        <w:rPr>
          <w:rFonts w:ascii="Times New Roman" w:eastAsia="Times New Roman" w:hAnsi="Times New Roman" w:cs="Times New Roman"/>
          <w:sz w:val="24"/>
          <w:szCs w:val="24"/>
        </w:rPr>
        <w:t xml:space="preserve">, and </w:t>
      </w:r>
      <w:r w:rsidR="008B1A7E" w:rsidRPr="00B26B54">
        <w:rPr>
          <w:rFonts w:ascii="Times New Roman" w:eastAsia="Times New Roman" w:hAnsi="Times New Roman" w:cs="Times New Roman"/>
          <w:sz w:val="24"/>
          <w:szCs w:val="24"/>
        </w:rPr>
        <w:t>MDMA</w:t>
      </w:r>
      <w:r w:rsidRPr="00B26B54">
        <w:rPr>
          <w:rFonts w:ascii="Times New Roman" w:eastAsia="Times New Roman" w:hAnsi="Times New Roman" w:cs="Times New Roman"/>
          <w:sz w:val="24"/>
          <w:szCs w:val="24"/>
        </w:rPr>
        <w:t xml:space="preserve"> designed the study. </w:t>
      </w:r>
      <w:r>
        <w:rPr>
          <w:rFonts w:ascii="Times New Roman" w:eastAsia="Times New Roman" w:hAnsi="Times New Roman" w:cs="Times New Roman"/>
          <w:sz w:val="24"/>
          <w:szCs w:val="24"/>
        </w:rPr>
        <w:t>SD</w:t>
      </w:r>
      <w:r w:rsidRPr="00B26B54">
        <w:rPr>
          <w:rFonts w:ascii="Times New Roman" w:eastAsia="Times New Roman" w:hAnsi="Times New Roman" w:cs="Times New Roman"/>
          <w:sz w:val="24"/>
          <w:szCs w:val="24"/>
        </w:rPr>
        <w:t xml:space="preserve"> performed the computations and data analysis and wrote the first draft of the manuscript. All authors commented on previous versions of the manuscript and approved the final manuscript.</w:t>
      </w:r>
    </w:p>
    <w:p w14:paraId="4CA61094" w14:textId="5B945AB9" w:rsidR="00B26B54" w:rsidRPr="00B26B54" w:rsidRDefault="00B26B54" w:rsidP="00BA2F87">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Disclaimer</w:t>
      </w:r>
    </w:p>
    <w:p w14:paraId="19D6EC10" w14:textId="3EB24A33" w:rsidR="00B26B54" w:rsidRPr="00B26B54" w:rsidRDefault="00B26B54" w:rsidP="00BA2F87">
      <w:pPr>
        <w:spacing w:after="360" w:line="480" w:lineRule="auto"/>
        <w:rPr>
          <w:rFonts w:ascii="Times New Roman" w:eastAsia="Times New Roman" w:hAnsi="Times New Roman" w:cs="Times New Roman"/>
          <w:sz w:val="24"/>
          <w:szCs w:val="24"/>
        </w:rPr>
      </w:pPr>
      <w:r w:rsidRPr="00B26B54">
        <w:rPr>
          <w:rFonts w:ascii="Times New Roman" w:eastAsia="Times New Roman" w:hAnsi="Times New Roman" w:cs="Times New Roman"/>
          <w:sz w:val="24"/>
          <w:szCs w:val="24"/>
        </w:rPr>
        <w:t>The opinions and assertions contained herein are the private views of the authors and are not to be construed as official or as reflecting the views of the Defense Health Agency, the U.S. Department of Defense, or The Henry M. Jackson Foundation for the Advancement of Military Medicine, Inc. Distribution Statement A. Approved for public release: distribution is unlimited.</w:t>
      </w:r>
    </w:p>
    <w:bookmarkEnd w:id="89"/>
    <w:p w14:paraId="565CD0D3" w14:textId="34DD8090" w:rsidR="00142D06" w:rsidRPr="00142D06" w:rsidRDefault="00142D06" w:rsidP="00BA2F87">
      <w:pPr>
        <w:spacing w:line="278" w:lineRule="auto"/>
        <w:rPr>
          <w:rFonts w:ascii="Times New Roman" w:hAnsi="Times New Roman" w:cs="Times New Roman"/>
          <w:b/>
          <w:bCs/>
          <w:sz w:val="24"/>
          <w:szCs w:val="24"/>
        </w:rPr>
      </w:pPr>
      <w:r w:rsidRPr="00142D06">
        <w:rPr>
          <w:rFonts w:ascii="Times New Roman" w:hAnsi="Times New Roman" w:cs="Times New Roman"/>
          <w:b/>
          <w:bCs/>
          <w:sz w:val="24"/>
          <w:szCs w:val="24"/>
        </w:rPr>
        <w:t>References</w:t>
      </w:r>
    </w:p>
    <w:p w14:paraId="2BF7912A" w14:textId="77777777" w:rsidR="003E4C45" w:rsidRPr="003E4C45" w:rsidRDefault="00142D06" w:rsidP="003E4C45">
      <w:pPr>
        <w:pStyle w:val="EndNoteBibliography"/>
        <w:spacing w:after="0"/>
        <w:ind w:left="720" w:hanging="720"/>
      </w:pPr>
      <w:r w:rsidRPr="00B935F2">
        <w:rPr>
          <w:szCs w:val="24"/>
        </w:rPr>
        <w:fldChar w:fldCharType="begin"/>
      </w:r>
      <w:r w:rsidRPr="00B935F2">
        <w:rPr>
          <w:szCs w:val="24"/>
        </w:rPr>
        <w:instrText xml:space="preserve"> ADDIN EN.REFLIST </w:instrText>
      </w:r>
      <w:r w:rsidRPr="00B935F2">
        <w:rPr>
          <w:szCs w:val="24"/>
        </w:rPr>
        <w:fldChar w:fldCharType="separate"/>
      </w:r>
      <w:r w:rsidR="003E4C45" w:rsidRPr="003E4C45">
        <w:t>1.</w:t>
      </w:r>
      <w:r w:rsidR="003E4C45" w:rsidRPr="003E4C45">
        <w:tab/>
        <w:t>Waring MJ, Arrowsmith J, Leach AR</w:t>
      </w:r>
      <w:r w:rsidR="003E4C45" w:rsidRPr="003E4C45">
        <w:rPr>
          <w:i/>
        </w:rPr>
        <w:t xml:space="preserve"> et al</w:t>
      </w:r>
      <w:r w:rsidR="003E4C45" w:rsidRPr="003E4C45">
        <w:t xml:space="preserve"> (2015) An analysis of the attrition of drug candidates from four major pharmaceutical companies. Nat Rev Drug Discov 14(7):475–486.</w:t>
      </w:r>
    </w:p>
    <w:p w14:paraId="398655D9" w14:textId="77777777" w:rsidR="003E4C45" w:rsidRPr="003E4C45" w:rsidRDefault="003E4C45" w:rsidP="003E4C45">
      <w:pPr>
        <w:pStyle w:val="EndNoteBibliography"/>
        <w:spacing w:after="0"/>
        <w:ind w:left="720" w:hanging="720"/>
      </w:pPr>
      <w:r w:rsidRPr="003E4C45">
        <w:t>2.</w:t>
      </w:r>
      <w:r w:rsidRPr="003E4C45">
        <w:tab/>
        <w:t>M. H, Thomas D, JL. C</w:t>
      </w:r>
      <w:r w:rsidRPr="003E4C45">
        <w:rPr>
          <w:i/>
        </w:rPr>
        <w:t xml:space="preserve"> et al</w:t>
      </w:r>
      <w:r w:rsidRPr="003E4C45">
        <w:t xml:space="preserve"> (2014) Clinical development success rates for investigational drugs. Nat Biotechnol 32(1):40–51.</w:t>
      </w:r>
    </w:p>
    <w:p w14:paraId="795974F2" w14:textId="77777777" w:rsidR="003E4C45" w:rsidRPr="003E4C45" w:rsidRDefault="003E4C45" w:rsidP="003E4C45">
      <w:pPr>
        <w:pStyle w:val="EndNoteBibliography"/>
        <w:spacing w:after="0"/>
        <w:ind w:left="720" w:hanging="720"/>
      </w:pPr>
      <w:r w:rsidRPr="003E4C45">
        <w:t>3.</w:t>
      </w:r>
      <w:r w:rsidRPr="003E4C45">
        <w:tab/>
        <w:t>Cook D, Brown D, Alexander R</w:t>
      </w:r>
      <w:r w:rsidRPr="003E4C45">
        <w:rPr>
          <w:i/>
        </w:rPr>
        <w:t xml:space="preserve"> et al</w:t>
      </w:r>
      <w:r w:rsidRPr="003E4C45">
        <w:t xml:space="preserve"> (2014) Lessons learned from the fate of AstraZeneca's drug pipeline: a five-dimensional framework. Nat Rev Drug Discov 13(6):419–431.</w:t>
      </w:r>
    </w:p>
    <w:p w14:paraId="2576938F" w14:textId="77777777" w:rsidR="003E4C45" w:rsidRPr="003E4C45" w:rsidRDefault="003E4C45" w:rsidP="003E4C45">
      <w:pPr>
        <w:pStyle w:val="EndNoteBibliography"/>
        <w:spacing w:after="0"/>
        <w:ind w:left="720" w:hanging="720"/>
      </w:pPr>
      <w:r w:rsidRPr="003E4C45">
        <w:t>4.</w:t>
      </w:r>
      <w:r w:rsidRPr="003E4C45">
        <w:tab/>
        <w:t>Basketter D, Clewell H, Kimber I</w:t>
      </w:r>
      <w:r w:rsidRPr="003E4C45">
        <w:rPr>
          <w:i/>
        </w:rPr>
        <w:t xml:space="preserve"> et al</w:t>
      </w:r>
      <w:r w:rsidRPr="003E4C45">
        <w:t xml:space="preserve"> (2012) A Roadmap for the Development of Alternative (Non-Animal) Methods for Systemic Toxicity Testing. Altex 29(1):3–91.</w:t>
      </w:r>
    </w:p>
    <w:p w14:paraId="36BD9436" w14:textId="77777777" w:rsidR="003E4C45" w:rsidRPr="003E4C45" w:rsidRDefault="003E4C45" w:rsidP="003E4C45">
      <w:pPr>
        <w:pStyle w:val="EndNoteBibliography"/>
        <w:spacing w:after="0"/>
        <w:ind w:left="720" w:hanging="720"/>
      </w:pPr>
      <w:r w:rsidRPr="003E4C45">
        <w:t>5.</w:t>
      </w:r>
      <w:r w:rsidRPr="003E4C45">
        <w:tab/>
        <w:t>Schmeisser S, Miccoli A, von Bergen M</w:t>
      </w:r>
      <w:r w:rsidRPr="003E4C45">
        <w:rPr>
          <w:i/>
        </w:rPr>
        <w:t xml:space="preserve"> et al</w:t>
      </w:r>
      <w:r w:rsidRPr="003E4C45">
        <w:t xml:space="preserve"> (2023) New approach methodologies in human regulatory toxicology - not if, but how and when! Environ Int 178:108082.</w:t>
      </w:r>
    </w:p>
    <w:p w14:paraId="67783F63" w14:textId="77777777" w:rsidR="003E4C45" w:rsidRPr="003E4C45" w:rsidRDefault="003E4C45" w:rsidP="003E4C45">
      <w:pPr>
        <w:pStyle w:val="EndNoteBibliography"/>
        <w:spacing w:after="0"/>
        <w:ind w:left="720" w:hanging="720"/>
      </w:pPr>
      <w:r w:rsidRPr="003E4C45">
        <w:lastRenderedPageBreak/>
        <w:t>6.</w:t>
      </w:r>
      <w:r w:rsidRPr="003E4C45">
        <w:tab/>
        <w:t>Avila AM, Bebenek I, Bonzo JA</w:t>
      </w:r>
      <w:r w:rsidRPr="003E4C45">
        <w:rPr>
          <w:i/>
        </w:rPr>
        <w:t xml:space="preserve"> et al</w:t>
      </w:r>
      <w:r w:rsidRPr="003E4C45">
        <w:t xml:space="preserve"> (2020) An FDA/CDER perspective on nonclinical testing strategies: classical toxicology approaches and new approach methodologies (NAMs). Regul Toxicol Pharmacol 114:104662.</w:t>
      </w:r>
    </w:p>
    <w:p w14:paraId="48F9F6E6" w14:textId="77777777" w:rsidR="003E4C45" w:rsidRPr="003E4C45" w:rsidRDefault="003E4C45" w:rsidP="003E4C45">
      <w:pPr>
        <w:pStyle w:val="EndNoteBibliography"/>
        <w:spacing w:after="0"/>
        <w:ind w:left="720" w:hanging="720"/>
      </w:pPr>
      <w:r w:rsidRPr="003E4C45">
        <w:t>7.</w:t>
      </w:r>
      <w:r w:rsidRPr="003E4C45">
        <w:tab/>
        <w:t>Shukla SJ, Huang R, Austin CP</w:t>
      </w:r>
      <w:r w:rsidRPr="003E4C45">
        <w:rPr>
          <w:i/>
        </w:rPr>
        <w:t xml:space="preserve"> et al</w:t>
      </w:r>
      <w:r w:rsidRPr="003E4C45">
        <w:t xml:space="preserve"> (2010) The future of toxicity testing: a focus on in vitro methods using a quantitative high-throughput screening platform. Drug Discov Today 15(23-24):997–1007.</w:t>
      </w:r>
    </w:p>
    <w:p w14:paraId="3DA00889" w14:textId="77777777" w:rsidR="003E4C45" w:rsidRPr="003E4C45" w:rsidRDefault="003E4C45" w:rsidP="003E4C45">
      <w:pPr>
        <w:pStyle w:val="EndNoteBibliography"/>
        <w:spacing w:after="0"/>
        <w:ind w:left="720" w:hanging="720"/>
      </w:pPr>
      <w:r w:rsidRPr="003E4C45">
        <w:t>8.</w:t>
      </w:r>
      <w:r w:rsidRPr="003E4C45">
        <w:tab/>
        <w:t>Hauser AS, Attwood MM, Rask-Andersen M</w:t>
      </w:r>
      <w:r w:rsidRPr="003E4C45">
        <w:rPr>
          <w:i/>
        </w:rPr>
        <w:t xml:space="preserve"> et al</w:t>
      </w:r>
      <w:r w:rsidRPr="003E4C45">
        <w:t xml:space="preserve"> (2017) Trends in GPCR drug discovery: new agents, targets and indications. Nat Rev Drug Discov 16(12):829–842.</w:t>
      </w:r>
    </w:p>
    <w:p w14:paraId="03DD6D1C" w14:textId="77777777" w:rsidR="003E4C45" w:rsidRPr="003E4C45" w:rsidRDefault="003E4C45" w:rsidP="003E4C45">
      <w:pPr>
        <w:pStyle w:val="EndNoteBibliography"/>
        <w:spacing w:after="0"/>
        <w:ind w:left="720" w:hanging="720"/>
      </w:pPr>
      <w:r w:rsidRPr="003E4C45">
        <w:t>9.</w:t>
      </w:r>
      <w:r w:rsidRPr="003E4C45">
        <w:tab/>
        <w:t>Roth B, Sheffler D, Kroeze W (2004) Magic shotguns versus magic bullets: selectively non-selective drugs for mood disorders and schizophrenia. Nat Rev Drug Discov 3(4):353–359.</w:t>
      </w:r>
    </w:p>
    <w:p w14:paraId="471EDD8A" w14:textId="77777777" w:rsidR="003E4C45" w:rsidRPr="003E4C45" w:rsidRDefault="003E4C45" w:rsidP="003E4C45">
      <w:pPr>
        <w:pStyle w:val="EndNoteBibliography"/>
        <w:spacing w:after="0"/>
        <w:ind w:left="720" w:hanging="720"/>
      </w:pPr>
      <w:r w:rsidRPr="003E4C45">
        <w:t>10.</w:t>
      </w:r>
      <w:r w:rsidRPr="003E4C45">
        <w:tab/>
        <w:t>Bender A, Scheiber J, Glick M</w:t>
      </w:r>
      <w:r w:rsidRPr="003E4C45">
        <w:rPr>
          <w:i/>
        </w:rPr>
        <w:t xml:space="preserve"> et al</w:t>
      </w:r>
      <w:r w:rsidRPr="003E4C45">
        <w:t xml:space="preserve"> (2007) Analysis of pharmacology data and the prediction of adverse drug reactions and off-target effects from chemical structure. ChemMedChem 2(6):861–873.</w:t>
      </w:r>
    </w:p>
    <w:p w14:paraId="464B515B" w14:textId="77777777" w:rsidR="003E4C45" w:rsidRPr="003E4C45" w:rsidRDefault="003E4C45" w:rsidP="003E4C45">
      <w:pPr>
        <w:pStyle w:val="EndNoteBibliography"/>
        <w:spacing w:after="0"/>
        <w:ind w:left="720" w:hanging="720"/>
      </w:pPr>
      <w:r w:rsidRPr="003E4C45">
        <w:t>11.</w:t>
      </w:r>
      <w:r w:rsidRPr="003E4C45">
        <w:tab/>
        <w:t>Wiholm B, Mortimer O, Boethius G</w:t>
      </w:r>
      <w:r w:rsidRPr="003E4C45">
        <w:rPr>
          <w:i/>
        </w:rPr>
        <w:t xml:space="preserve"> et al</w:t>
      </w:r>
      <w:r w:rsidRPr="003E4C45">
        <w:t xml:space="preserve"> (1984) Tardive dyskinesia associated with metoclopramide. Br Med J (Clin Res Ed) 288(6416):545–547.</w:t>
      </w:r>
    </w:p>
    <w:p w14:paraId="1B9EFFD1" w14:textId="77777777" w:rsidR="003E4C45" w:rsidRPr="003E4C45" w:rsidRDefault="003E4C45" w:rsidP="003E4C45">
      <w:pPr>
        <w:pStyle w:val="EndNoteBibliography"/>
        <w:spacing w:after="0"/>
        <w:ind w:left="720" w:hanging="720"/>
      </w:pPr>
      <w:r w:rsidRPr="003E4C45">
        <w:t>12.</w:t>
      </w:r>
      <w:r w:rsidRPr="003E4C45">
        <w:tab/>
        <w:t>Rao A, Camilleri M (2010) Review article: metoclopramide and tardive dyskinesia. Alimentary pharmacology &amp; therapeutics 31(1):11–19.</w:t>
      </w:r>
    </w:p>
    <w:p w14:paraId="74B86349" w14:textId="77777777" w:rsidR="003E4C45" w:rsidRPr="003E4C45" w:rsidRDefault="003E4C45" w:rsidP="003E4C45">
      <w:pPr>
        <w:pStyle w:val="EndNoteBibliography"/>
        <w:spacing w:after="0"/>
        <w:ind w:left="720" w:hanging="720"/>
      </w:pPr>
      <w:r w:rsidRPr="003E4C45">
        <w:t>13.</w:t>
      </w:r>
      <w:r w:rsidRPr="003E4C45">
        <w:tab/>
        <w:t>Kay GG, Ebinger U (2008) Preserving cognitive function for patients with overactive bladder: evidence for a differential effect with darifenacin. Int J Clin Pract 62(11):1792–1800.</w:t>
      </w:r>
    </w:p>
    <w:p w14:paraId="130F397A" w14:textId="77777777" w:rsidR="003E4C45" w:rsidRPr="003E4C45" w:rsidRDefault="003E4C45" w:rsidP="003E4C45">
      <w:pPr>
        <w:pStyle w:val="EndNoteBibliography"/>
        <w:spacing w:after="0"/>
        <w:ind w:left="720" w:hanging="720"/>
      </w:pPr>
      <w:r w:rsidRPr="003E4C45">
        <w:t>14.</w:t>
      </w:r>
      <w:r w:rsidRPr="003E4C45">
        <w:tab/>
        <w:t>Coupland CAC, Hill T, Dening T</w:t>
      </w:r>
      <w:r w:rsidRPr="003E4C45">
        <w:rPr>
          <w:i/>
        </w:rPr>
        <w:t xml:space="preserve"> et al</w:t>
      </w:r>
      <w:r w:rsidRPr="003E4C45">
        <w:t xml:space="preserve"> (2019) Anticholinergic Drug Exposure and the Risk of Dementia: A Nested Case-Control Study. JAMA Intern Med 179(8):1084–1093.</w:t>
      </w:r>
    </w:p>
    <w:p w14:paraId="493319BB" w14:textId="77777777" w:rsidR="003E4C45" w:rsidRPr="003E4C45" w:rsidRDefault="003E4C45" w:rsidP="003E4C45">
      <w:pPr>
        <w:pStyle w:val="EndNoteBibliography"/>
        <w:spacing w:after="0"/>
        <w:ind w:left="720" w:hanging="720"/>
      </w:pPr>
      <w:r w:rsidRPr="003E4C45">
        <w:lastRenderedPageBreak/>
        <w:t>15.</w:t>
      </w:r>
      <w:r w:rsidRPr="003E4C45">
        <w:tab/>
        <w:t>Cherkasov A, Muratov EN, Fourches D</w:t>
      </w:r>
      <w:r w:rsidRPr="003E4C45">
        <w:rPr>
          <w:i/>
        </w:rPr>
        <w:t xml:space="preserve"> et al</w:t>
      </w:r>
      <w:r w:rsidRPr="003E4C45">
        <w:t xml:space="preserve"> (2014) QSAR modeling: where have you been? Where are you going to? J Med Chem 57(12):4977–5010.</w:t>
      </w:r>
    </w:p>
    <w:p w14:paraId="1B7C0646" w14:textId="77777777" w:rsidR="003E4C45" w:rsidRPr="003E4C45" w:rsidRDefault="003E4C45" w:rsidP="003E4C45">
      <w:pPr>
        <w:pStyle w:val="EndNoteBibliography"/>
        <w:spacing w:after="0"/>
        <w:ind w:left="720" w:hanging="720"/>
      </w:pPr>
      <w:r w:rsidRPr="003E4C45">
        <w:t>16.</w:t>
      </w:r>
      <w:r w:rsidRPr="003E4C45">
        <w:tab/>
        <w:t>Tropsha A (2010) Best practices for QSAR model development, validation, and exploitation. Mol Inform 29(6-7):476–488.</w:t>
      </w:r>
    </w:p>
    <w:p w14:paraId="04878511" w14:textId="77777777" w:rsidR="003E4C45" w:rsidRPr="003E4C45" w:rsidRDefault="003E4C45" w:rsidP="003E4C45">
      <w:pPr>
        <w:pStyle w:val="EndNoteBibliography"/>
        <w:spacing w:after="0"/>
        <w:ind w:left="720" w:hanging="720"/>
      </w:pPr>
      <w:r w:rsidRPr="003E4C45">
        <w:t>17.</w:t>
      </w:r>
      <w:r w:rsidRPr="003E4C45">
        <w:tab/>
        <w:t>Overington JP, Al-Lazikani B, Hopkins AL (2006) How many drug targets are there? Nat Rev Drug Discov 5(12):993–996.</w:t>
      </w:r>
    </w:p>
    <w:p w14:paraId="156AEAD5" w14:textId="77777777" w:rsidR="003E4C45" w:rsidRPr="003E4C45" w:rsidRDefault="003E4C45" w:rsidP="003E4C45">
      <w:pPr>
        <w:pStyle w:val="EndNoteBibliography"/>
        <w:spacing w:after="0"/>
        <w:ind w:left="720" w:hanging="720"/>
      </w:pPr>
      <w:r w:rsidRPr="003E4C45">
        <w:t>18.</w:t>
      </w:r>
      <w:r w:rsidRPr="003E4C45">
        <w:tab/>
        <w:t>Yamanishi Y, Araki M, Gutteridge A</w:t>
      </w:r>
      <w:r w:rsidRPr="003E4C45">
        <w:rPr>
          <w:i/>
        </w:rPr>
        <w:t xml:space="preserve"> et al</w:t>
      </w:r>
      <w:r w:rsidRPr="003E4C45">
        <w:t xml:space="preserve"> (2008) Prediction of drug-target interaction networks from the integration of chemical and genomic spaces. Bioinformatics 24(13):i232–i240.</w:t>
      </w:r>
    </w:p>
    <w:p w14:paraId="18035CC7" w14:textId="77777777" w:rsidR="003E4C45" w:rsidRPr="003E4C45" w:rsidRDefault="003E4C45" w:rsidP="003E4C45">
      <w:pPr>
        <w:pStyle w:val="EndNoteBibliography"/>
        <w:spacing w:after="0"/>
        <w:ind w:left="720" w:hanging="720"/>
      </w:pPr>
      <w:r w:rsidRPr="003E4C45">
        <w:t>19.</w:t>
      </w:r>
      <w:r w:rsidRPr="003E4C45">
        <w:tab/>
        <w:t>Cortés-Ciriano I, Ain QU, Subramanian V</w:t>
      </w:r>
      <w:r w:rsidRPr="003E4C45">
        <w:rPr>
          <w:i/>
        </w:rPr>
        <w:t xml:space="preserve"> et al</w:t>
      </w:r>
      <w:r w:rsidRPr="003E4C45">
        <w:t xml:space="preserve"> (2015) Polypharmacology modelling using proteochemometrics (PCM): recent methodological developments, applications to target families, and future prospects. MedChemComm 6(1):24–50.</w:t>
      </w:r>
    </w:p>
    <w:p w14:paraId="1F82790F" w14:textId="77777777" w:rsidR="003E4C45" w:rsidRPr="003E4C45" w:rsidRDefault="003E4C45" w:rsidP="003E4C45">
      <w:pPr>
        <w:pStyle w:val="EndNoteBibliography"/>
        <w:spacing w:after="0"/>
        <w:ind w:left="720" w:hanging="720"/>
      </w:pPr>
      <w:r w:rsidRPr="003E4C45">
        <w:t>20.</w:t>
      </w:r>
      <w:r w:rsidRPr="003E4C45">
        <w:tab/>
        <w:t>Pahikkala T, Airola A, Pietila S</w:t>
      </w:r>
      <w:r w:rsidRPr="003E4C45">
        <w:rPr>
          <w:i/>
        </w:rPr>
        <w:t xml:space="preserve"> et al</w:t>
      </w:r>
      <w:r w:rsidRPr="003E4C45">
        <w:t xml:space="preserve"> (2015) Toward more realistic drug-target interaction predictions. Brief Bioinform 16(2):325–337.</w:t>
      </w:r>
    </w:p>
    <w:p w14:paraId="04666630" w14:textId="77777777" w:rsidR="003E4C45" w:rsidRPr="003E4C45" w:rsidRDefault="003E4C45" w:rsidP="003E4C45">
      <w:pPr>
        <w:pStyle w:val="EndNoteBibliography"/>
        <w:spacing w:after="0"/>
        <w:ind w:left="720" w:hanging="720"/>
      </w:pPr>
      <w:r w:rsidRPr="003E4C45">
        <w:t>21.</w:t>
      </w:r>
      <w:r w:rsidRPr="003E4C45">
        <w:tab/>
        <w:t>Ozturk H, Ozgur A, Ozkirimli E (2018) DeepDTA: deep drug-target binding affinity prediction. Bioinformatics 34(17):i821–i829.</w:t>
      </w:r>
    </w:p>
    <w:p w14:paraId="2AEF863C" w14:textId="77777777" w:rsidR="003E4C45" w:rsidRPr="003E4C45" w:rsidRDefault="003E4C45" w:rsidP="003E4C45">
      <w:pPr>
        <w:pStyle w:val="EndNoteBibliography"/>
        <w:spacing w:after="0"/>
        <w:ind w:left="720" w:hanging="720"/>
      </w:pPr>
      <w:r w:rsidRPr="003E4C45">
        <w:t>22.</w:t>
      </w:r>
      <w:r w:rsidRPr="003E4C45">
        <w:tab/>
        <w:t>Nguyen T, Le H, Quinn TP</w:t>
      </w:r>
      <w:r w:rsidRPr="003E4C45">
        <w:rPr>
          <w:i/>
        </w:rPr>
        <w:t xml:space="preserve"> et al</w:t>
      </w:r>
      <w:r w:rsidRPr="003E4C45">
        <w:t xml:space="preserve"> (2021) GraphDTA: predicting drug-target binding affinity with graph neural networks. Bioinformatics 37(8):1140–1147.</w:t>
      </w:r>
    </w:p>
    <w:p w14:paraId="322E1BBB" w14:textId="77777777" w:rsidR="003E4C45" w:rsidRPr="003E4C45" w:rsidRDefault="003E4C45" w:rsidP="003E4C45">
      <w:pPr>
        <w:pStyle w:val="EndNoteBibliography"/>
        <w:spacing w:after="0"/>
        <w:ind w:left="720" w:hanging="720"/>
      </w:pPr>
      <w:r w:rsidRPr="003E4C45">
        <w:t>23.</w:t>
      </w:r>
      <w:r w:rsidRPr="003E4C45">
        <w:tab/>
        <w:t>Huang K, Xiao C, Glass LM</w:t>
      </w:r>
      <w:r w:rsidRPr="003E4C45">
        <w:rPr>
          <w:i/>
        </w:rPr>
        <w:t xml:space="preserve"> et al</w:t>
      </w:r>
      <w:r w:rsidRPr="003E4C45">
        <w:t xml:space="preserve"> (2021) MolTrans: Molecular Interaction Transformer for drug-target interaction prediction. Bioinformatics 37(6):830–836.</w:t>
      </w:r>
    </w:p>
    <w:p w14:paraId="07F5CBB0" w14:textId="77777777" w:rsidR="003E4C45" w:rsidRPr="003E4C45" w:rsidRDefault="003E4C45" w:rsidP="003E4C45">
      <w:pPr>
        <w:pStyle w:val="EndNoteBibliography"/>
        <w:spacing w:after="0"/>
        <w:ind w:left="720" w:hanging="720"/>
      </w:pPr>
      <w:r w:rsidRPr="003E4C45">
        <w:t>24.</w:t>
      </w:r>
      <w:r w:rsidRPr="003E4C45">
        <w:tab/>
        <w:t>Chen L, Tan X, Wang D</w:t>
      </w:r>
      <w:r w:rsidRPr="003E4C45">
        <w:rPr>
          <w:i/>
        </w:rPr>
        <w:t xml:space="preserve"> et al</w:t>
      </w:r>
      <w:r w:rsidRPr="003E4C45">
        <w:t xml:space="preserve"> (2020) TransformerCPI: improving compound-protein interaction prediction by sequence-based deep learning with self-attention mechanism and label reversal experiments. Bioinformatics 36(16):4406–4414.</w:t>
      </w:r>
    </w:p>
    <w:p w14:paraId="06B77400" w14:textId="77777777" w:rsidR="003E4C45" w:rsidRPr="003E4C45" w:rsidRDefault="003E4C45" w:rsidP="003E4C45">
      <w:pPr>
        <w:pStyle w:val="EndNoteBibliography"/>
        <w:spacing w:after="0"/>
        <w:ind w:left="720" w:hanging="720"/>
      </w:pPr>
      <w:r w:rsidRPr="003E4C45">
        <w:lastRenderedPageBreak/>
        <w:t>25.</w:t>
      </w:r>
      <w:r w:rsidRPr="003E4C45">
        <w:tab/>
        <w:t>Jumper J, Evans R, Pritzel A</w:t>
      </w:r>
      <w:r w:rsidRPr="003E4C45">
        <w:rPr>
          <w:i/>
        </w:rPr>
        <w:t xml:space="preserve"> et al</w:t>
      </w:r>
      <w:r w:rsidRPr="003E4C45">
        <w:t xml:space="preserve"> (2021) Highly accurate protein structure prediction with AlphaFold. Nature 596(7873):583–589.</w:t>
      </w:r>
    </w:p>
    <w:p w14:paraId="12024BC2" w14:textId="77777777" w:rsidR="003E4C45" w:rsidRPr="003E4C45" w:rsidRDefault="003E4C45" w:rsidP="003E4C45">
      <w:pPr>
        <w:pStyle w:val="EndNoteBibliography"/>
        <w:spacing w:after="0"/>
        <w:ind w:left="720" w:hanging="720"/>
      </w:pPr>
      <w:r w:rsidRPr="003E4C45">
        <w:t>26.</w:t>
      </w:r>
      <w:r w:rsidRPr="003E4C45">
        <w:tab/>
        <w:t>Lin Z, Akin H, Rao R</w:t>
      </w:r>
      <w:r w:rsidRPr="003E4C45">
        <w:rPr>
          <w:i/>
        </w:rPr>
        <w:t xml:space="preserve"> et al</w:t>
      </w:r>
      <w:r w:rsidRPr="003E4C45">
        <w:t xml:space="preserve"> (2023) Evolutionary-scale prediction of atomic-level protein structure with a language model. Science 379(6637):1123–1130.</w:t>
      </w:r>
    </w:p>
    <w:p w14:paraId="289B3E5C" w14:textId="77777777" w:rsidR="003E4C45" w:rsidRPr="003E4C45" w:rsidRDefault="003E4C45" w:rsidP="003E4C45">
      <w:pPr>
        <w:pStyle w:val="EndNoteBibliography"/>
        <w:spacing w:after="0"/>
        <w:ind w:left="720" w:hanging="720"/>
      </w:pPr>
      <w:r w:rsidRPr="003E4C45">
        <w:t>27.</w:t>
      </w:r>
      <w:r w:rsidRPr="003E4C45">
        <w:tab/>
        <w:t>Elnaggar A, Heinzinger M, Dallago C</w:t>
      </w:r>
      <w:r w:rsidRPr="003E4C45">
        <w:rPr>
          <w:i/>
        </w:rPr>
        <w:t xml:space="preserve"> et al</w:t>
      </w:r>
      <w:r w:rsidRPr="003E4C45">
        <w:t xml:space="preserve"> (2022) ProtTrans: Toward Understanding the Language of Life Through Self-Supervised Learning. IEEE Trans Pattern Anal Mach Intell 44(10):7112–7127.</w:t>
      </w:r>
    </w:p>
    <w:p w14:paraId="6F1D07D6" w14:textId="77777777" w:rsidR="003E4C45" w:rsidRPr="003E4C45" w:rsidRDefault="003E4C45" w:rsidP="003E4C45">
      <w:pPr>
        <w:pStyle w:val="EndNoteBibliography"/>
        <w:spacing w:after="0"/>
        <w:ind w:left="720" w:hanging="720"/>
      </w:pPr>
      <w:r w:rsidRPr="003E4C45">
        <w:t>28.</w:t>
      </w:r>
      <w:r w:rsidRPr="003E4C45">
        <w:tab/>
        <w:t>Ross J, Belgodere B, Chenthamarakshan V</w:t>
      </w:r>
      <w:r w:rsidRPr="003E4C45">
        <w:rPr>
          <w:i/>
        </w:rPr>
        <w:t xml:space="preserve"> et al</w:t>
      </w:r>
      <w:r w:rsidRPr="003E4C45">
        <w:t xml:space="preserve"> (2022) Large-Scale Chemical Language Representations Capture Molecular Structure and Properties. Nat Mach Intell 4(12):1256–1264.</w:t>
      </w:r>
    </w:p>
    <w:p w14:paraId="0D7F3EF2" w14:textId="77777777" w:rsidR="003E4C45" w:rsidRPr="003E4C45" w:rsidRDefault="003E4C45" w:rsidP="003E4C45">
      <w:pPr>
        <w:pStyle w:val="EndNoteBibliography"/>
        <w:spacing w:after="0"/>
        <w:ind w:left="720" w:hanging="720"/>
      </w:pPr>
      <w:r w:rsidRPr="003E4C45">
        <w:t>29.</w:t>
      </w:r>
      <w:r w:rsidRPr="003E4C45">
        <w:tab/>
        <w:t>Chithrananda S, Grand G, Ramsundar B (2020) ChemBERTa: Large-Scale Self-Supervised Pretraining for Molecular Property Prediction. arXiv preprint arXiv:201009885.</w:t>
      </w:r>
    </w:p>
    <w:p w14:paraId="69FCD581" w14:textId="77777777" w:rsidR="003E4C45" w:rsidRPr="003E4C45" w:rsidRDefault="003E4C45" w:rsidP="003E4C45">
      <w:pPr>
        <w:pStyle w:val="EndNoteBibliography"/>
        <w:spacing w:after="0"/>
        <w:ind w:left="720" w:hanging="720"/>
      </w:pPr>
      <w:r w:rsidRPr="003E4C45">
        <w:t>30.</w:t>
      </w:r>
      <w:r w:rsidRPr="003E4C45">
        <w:tab/>
        <w:t>Wu H, Liu J, Jiang T</w:t>
      </w:r>
      <w:r w:rsidRPr="003E4C45">
        <w:rPr>
          <w:i/>
        </w:rPr>
        <w:t xml:space="preserve"> et al</w:t>
      </w:r>
      <w:r w:rsidRPr="003E4C45">
        <w:t xml:space="preserve"> (2024) AttentionMGT-DTA: a multi-modal drug-target affinity prediction using graph transformer and attention mechanism. Neural Netw 169:623–636.</w:t>
      </w:r>
    </w:p>
    <w:p w14:paraId="776F65B6" w14:textId="77777777" w:rsidR="003E4C45" w:rsidRPr="003E4C45" w:rsidRDefault="003E4C45" w:rsidP="003E4C45">
      <w:pPr>
        <w:pStyle w:val="EndNoteBibliography"/>
        <w:spacing w:after="0"/>
        <w:ind w:left="720" w:hanging="720"/>
      </w:pPr>
      <w:r w:rsidRPr="003E4C45">
        <w:t>31.</w:t>
      </w:r>
      <w:r w:rsidRPr="003E4C45">
        <w:tab/>
        <w:t>Zhang S, Huo D, Horne RI</w:t>
      </w:r>
      <w:r w:rsidRPr="003E4C45">
        <w:rPr>
          <w:i/>
        </w:rPr>
        <w:t xml:space="preserve"> et al</w:t>
      </w:r>
      <w:r w:rsidRPr="003E4C45">
        <w:t xml:space="preserve"> (2025) Sequence-based virtual screening using transformers. Nat Commun 16(1):6925.</w:t>
      </w:r>
    </w:p>
    <w:p w14:paraId="4F5456EC" w14:textId="77777777" w:rsidR="003E4C45" w:rsidRPr="003E4C45" w:rsidRDefault="003E4C45" w:rsidP="003E4C45">
      <w:pPr>
        <w:pStyle w:val="EndNoteBibliography"/>
        <w:spacing w:after="0"/>
        <w:ind w:left="720" w:hanging="720"/>
      </w:pPr>
      <w:r w:rsidRPr="003E4C45">
        <w:t>32.</w:t>
      </w:r>
      <w:r w:rsidRPr="003E4C45">
        <w:tab/>
        <w:t>Shi MH, Zhang SW, Zhang QQ</w:t>
      </w:r>
      <w:r w:rsidRPr="003E4C45">
        <w:rPr>
          <w:i/>
        </w:rPr>
        <w:t xml:space="preserve"> et al</w:t>
      </w:r>
      <w:r w:rsidRPr="003E4C45">
        <w:t xml:space="preserve"> (2025) PLAGCA: predicting protein-ligand binding affinity with the graph cross-attention mechanism. J Biomed Inform 165:104816.</w:t>
      </w:r>
    </w:p>
    <w:p w14:paraId="2A5A0D1A" w14:textId="77777777" w:rsidR="003E4C45" w:rsidRPr="003E4C45" w:rsidRDefault="003E4C45" w:rsidP="003E4C45">
      <w:pPr>
        <w:pStyle w:val="EndNoteBibliography"/>
        <w:spacing w:after="0"/>
        <w:ind w:left="720" w:hanging="720"/>
      </w:pPr>
      <w:r w:rsidRPr="003E4C45">
        <w:t>33.</w:t>
      </w:r>
      <w:r w:rsidRPr="003E4C45">
        <w:tab/>
        <w:t>Lu Z, Song G, Zhu H</w:t>
      </w:r>
      <w:r w:rsidRPr="003E4C45">
        <w:rPr>
          <w:i/>
        </w:rPr>
        <w:t xml:space="preserve"> et al</w:t>
      </w:r>
      <w:r w:rsidRPr="003E4C45">
        <w:t xml:space="preserve"> (2025) DTIAM: a unified framework for predicting drug-target interactions, binding affinities and drug mechanisms. Nat Commun 16(1):2548.</w:t>
      </w:r>
    </w:p>
    <w:p w14:paraId="6F2589A2" w14:textId="77777777" w:rsidR="003E4C45" w:rsidRPr="003E4C45" w:rsidRDefault="003E4C45" w:rsidP="003E4C45">
      <w:pPr>
        <w:pStyle w:val="EndNoteBibliography"/>
        <w:spacing w:after="0"/>
        <w:ind w:left="720" w:hanging="720"/>
      </w:pPr>
      <w:r w:rsidRPr="003E4C45">
        <w:lastRenderedPageBreak/>
        <w:t>34.</w:t>
      </w:r>
      <w:r w:rsidRPr="003E4C45">
        <w:tab/>
        <w:t>Wang G, Zhang H, Shao M</w:t>
      </w:r>
      <w:r w:rsidRPr="003E4C45">
        <w:rPr>
          <w:i/>
        </w:rPr>
        <w:t xml:space="preserve"> et al</w:t>
      </w:r>
      <w:r w:rsidRPr="003E4C45">
        <w:t xml:space="preserve"> (2024) DeepTGIN: a novel hybrid multimodal approach using transformers and graph isomorphism networks for protein-ligand binding affinity prediction. J Cheminform 16(1):147.</w:t>
      </w:r>
    </w:p>
    <w:p w14:paraId="31038F5F" w14:textId="77777777" w:rsidR="003E4C45" w:rsidRPr="003E4C45" w:rsidRDefault="003E4C45" w:rsidP="003E4C45">
      <w:pPr>
        <w:pStyle w:val="EndNoteBibliography"/>
        <w:spacing w:after="0"/>
        <w:ind w:left="720" w:hanging="720"/>
      </w:pPr>
      <w:r w:rsidRPr="003E4C45">
        <w:t>35.</w:t>
      </w:r>
      <w:r w:rsidRPr="003E4C45">
        <w:tab/>
        <w:t>Zhang L, Yao T, Luo J</w:t>
      </w:r>
      <w:r w:rsidRPr="003E4C45">
        <w:rPr>
          <w:i/>
        </w:rPr>
        <w:t xml:space="preserve"> et al</w:t>
      </w:r>
      <w:r w:rsidRPr="003E4C45">
        <w:t xml:space="preserve"> (2024) ChemNTP: Advanced Prediction of Neurotoxicity Targets for Environmental Chemicals Using a Siamese Neural Network. Environ Sci Technol 58(51):22646–22656.</w:t>
      </w:r>
    </w:p>
    <w:p w14:paraId="644A920D" w14:textId="77777777" w:rsidR="003E4C45" w:rsidRPr="003E4C45" w:rsidRDefault="003E4C45" w:rsidP="003E4C45">
      <w:pPr>
        <w:pStyle w:val="EndNoteBibliography"/>
        <w:spacing w:after="0"/>
        <w:ind w:left="720" w:hanging="720"/>
      </w:pPr>
      <w:r w:rsidRPr="003E4C45">
        <w:t>36.</w:t>
      </w:r>
      <w:r w:rsidRPr="003E4C45">
        <w:tab/>
        <w:t>Rathore AS, Jain S, Choudhury S</w:t>
      </w:r>
      <w:r w:rsidRPr="003E4C45">
        <w:rPr>
          <w:i/>
        </w:rPr>
        <w:t xml:space="preserve"> et al</w:t>
      </w:r>
      <w:r w:rsidRPr="003E4C45">
        <w:t xml:space="preserve"> (2025) A large language model for predicting neurotoxic peptides and neurotoxins. Protein Sci 34(8):e70200.</w:t>
      </w:r>
    </w:p>
    <w:p w14:paraId="3175F7FD" w14:textId="77777777" w:rsidR="003E4C45" w:rsidRPr="003E4C45" w:rsidRDefault="003E4C45" w:rsidP="003E4C45">
      <w:pPr>
        <w:pStyle w:val="EndNoteBibliography"/>
        <w:spacing w:after="0"/>
        <w:ind w:left="720" w:hanging="720"/>
      </w:pPr>
      <w:r w:rsidRPr="003E4C45">
        <w:t>37.</w:t>
      </w:r>
      <w:r w:rsidRPr="003E4C45">
        <w:tab/>
        <w:t>Pang X, He X, Yang Y</w:t>
      </w:r>
      <w:r w:rsidRPr="003E4C45">
        <w:rPr>
          <w:i/>
        </w:rPr>
        <w:t xml:space="preserve"> et al</w:t>
      </w:r>
      <w:r w:rsidRPr="003E4C45">
        <w:t xml:space="preserve"> (2025) NeuTox 2.0: a hybrid deep learning architecture for screening potential neurotoxicity of chemicals based on multimodal feature fusion. Environ Int 195:109244.</w:t>
      </w:r>
    </w:p>
    <w:p w14:paraId="3924F8D7" w14:textId="77777777" w:rsidR="003E4C45" w:rsidRPr="003E4C45" w:rsidRDefault="003E4C45" w:rsidP="003E4C45">
      <w:pPr>
        <w:pStyle w:val="EndNoteBibliography"/>
        <w:spacing w:after="0"/>
        <w:ind w:left="720" w:hanging="720"/>
      </w:pPr>
      <w:r w:rsidRPr="003E4C45">
        <w:t>38.</w:t>
      </w:r>
      <w:r w:rsidRPr="003E4C45">
        <w:tab/>
        <w:t>Ahmed M, Hasani HJ, Kalyaanamoorthy S</w:t>
      </w:r>
      <w:r w:rsidRPr="003E4C45">
        <w:rPr>
          <w:i/>
        </w:rPr>
        <w:t xml:space="preserve"> et al</w:t>
      </w:r>
      <w:r w:rsidRPr="003E4C45">
        <w:t xml:space="preserve"> (2021) GPCR_LigandClassify.py; a rigorous machine learning classifier for GPCR targeting compounds. Sci Rep 11(1):9510.</w:t>
      </w:r>
    </w:p>
    <w:p w14:paraId="69EFAF38" w14:textId="77777777" w:rsidR="003E4C45" w:rsidRPr="003E4C45" w:rsidRDefault="003E4C45" w:rsidP="003E4C45">
      <w:pPr>
        <w:pStyle w:val="EndNoteBibliography"/>
        <w:spacing w:after="0"/>
        <w:ind w:left="720" w:hanging="720"/>
      </w:pPr>
      <w:r w:rsidRPr="003E4C45">
        <w:t>39.</w:t>
      </w:r>
      <w:r w:rsidRPr="003E4C45">
        <w:tab/>
        <w:t>Deflorian F, Perez-Benito L, Lenselink EB</w:t>
      </w:r>
      <w:r w:rsidRPr="003E4C45">
        <w:rPr>
          <w:i/>
        </w:rPr>
        <w:t xml:space="preserve"> et al</w:t>
      </w:r>
      <w:r w:rsidRPr="003E4C45">
        <w:t xml:space="preserve"> (2020) Accurate Prediction of GPCR Ligand Binding Affinity with Free Energy Perturbation. J Chem Inf Model 60(11):5563–5579.</w:t>
      </w:r>
    </w:p>
    <w:p w14:paraId="391F9F75" w14:textId="77777777" w:rsidR="003E4C45" w:rsidRPr="003E4C45" w:rsidRDefault="003E4C45" w:rsidP="003E4C45">
      <w:pPr>
        <w:pStyle w:val="EndNoteBibliography"/>
        <w:spacing w:after="0"/>
        <w:ind w:left="720" w:hanging="720"/>
      </w:pPr>
      <w:r w:rsidRPr="003E4C45">
        <w:t>40.</w:t>
      </w:r>
      <w:r w:rsidRPr="003E4C45">
        <w:tab/>
        <w:t>Remington JM, McKay KT, Beckage NB</w:t>
      </w:r>
      <w:r w:rsidRPr="003E4C45">
        <w:rPr>
          <w:i/>
        </w:rPr>
        <w:t xml:space="preserve"> et al</w:t>
      </w:r>
      <w:r w:rsidRPr="003E4C45">
        <w:t xml:space="preserve"> (2023) GPCRLigNet: rapid screening for GPCR active ligands using machine learning. J Comput Aided Mol Des 37(3):147–156.</w:t>
      </w:r>
    </w:p>
    <w:p w14:paraId="4C33E3A3" w14:textId="77777777" w:rsidR="003E4C45" w:rsidRPr="003E4C45" w:rsidRDefault="003E4C45" w:rsidP="003E4C45">
      <w:pPr>
        <w:pStyle w:val="EndNoteBibliography"/>
        <w:spacing w:after="0"/>
        <w:ind w:left="720" w:hanging="720"/>
      </w:pPr>
      <w:r w:rsidRPr="003E4C45">
        <w:t>41.</w:t>
      </w:r>
      <w:r w:rsidRPr="003E4C45">
        <w:tab/>
        <w:t>Burggraaff L, van Veen A, Lam CC</w:t>
      </w:r>
      <w:r w:rsidRPr="003E4C45">
        <w:rPr>
          <w:i/>
        </w:rPr>
        <w:t xml:space="preserve"> et al</w:t>
      </w:r>
      <w:r w:rsidRPr="003E4C45">
        <w:t xml:space="preserve"> (2020) Annotation of Allosteric Compounds to Enhance Bioactivity Modeling for Class A GPCRs. J Chem Inf Model 60(10):4664–4672.</w:t>
      </w:r>
    </w:p>
    <w:p w14:paraId="629FCA58" w14:textId="77777777" w:rsidR="003E4C45" w:rsidRPr="003E4C45" w:rsidRDefault="003E4C45" w:rsidP="003E4C45">
      <w:pPr>
        <w:pStyle w:val="EndNoteBibliography"/>
        <w:spacing w:after="0"/>
        <w:ind w:left="720" w:hanging="720"/>
      </w:pPr>
      <w:r w:rsidRPr="003E4C45">
        <w:t>42.</w:t>
      </w:r>
      <w:r w:rsidRPr="003E4C45">
        <w:tab/>
        <w:t>Yamane H, Ishida T (2023) Helix encoder: a compound-protein interaction prediction model specifically designed for class A GPCRs. Front Bioinform 3:1193025.</w:t>
      </w:r>
    </w:p>
    <w:p w14:paraId="1CECC0B5" w14:textId="77777777" w:rsidR="003E4C45" w:rsidRPr="003E4C45" w:rsidRDefault="003E4C45" w:rsidP="003E4C45">
      <w:pPr>
        <w:pStyle w:val="EndNoteBibliography"/>
        <w:spacing w:after="0"/>
        <w:ind w:left="720" w:hanging="720"/>
      </w:pPr>
      <w:r w:rsidRPr="003E4C45">
        <w:lastRenderedPageBreak/>
        <w:t>43.</w:t>
      </w:r>
      <w:r w:rsidRPr="003E4C45">
        <w:tab/>
        <w:t>Brahma R, Moon S, Shin JM</w:t>
      </w:r>
      <w:r w:rsidRPr="003E4C45">
        <w:rPr>
          <w:i/>
        </w:rPr>
        <w:t xml:space="preserve"> et al</w:t>
      </w:r>
      <w:r w:rsidRPr="003E4C45">
        <w:t xml:space="preserve"> (2025) AiGPro: a multi-tasks model for profiling of GPCRs for agonist and antagonist. J Cheminform 17(1):12.</w:t>
      </w:r>
    </w:p>
    <w:p w14:paraId="239E77CB" w14:textId="77777777" w:rsidR="003E4C45" w:rsidRPr="003E4C45" w:rsidRDefault="003E4C45" w:rsidP="003E4C45">
      <w:pPr>
        <w:pStyle w:val="EndNoteBibliography"/>
        <w:spacing w:after="0"/>
        <w:ind w:left="720" w:hanging="720"/>
      </w:pPr>
      <w:r w:rsidRPr="003E4C45">
        <w:t>44.</w:t>
      </w:r>
      <w:r w:rsidRPr="003E4C45">
        <w:tab/>
        <w:t>Gorantla R, Kubincova A, Weisse AY</w:t>
      </w:r>
      <w:r w:rsidRPr="003E4C45">
        <w:rPr>
          <w:i/>
        </w:rPr>
        <w:t xml:space="preserve"> et al</w:t>
      </w:r>
      <w:r w:rsidRPr="003E4C45">
        <w:t xml:space="preserve"> (2024) From Proteins to Ligands: Decoding Deep Learning Methods for Binding Affinity Prediction. J Chem Inf Model 64(7):2496–2507.</w:t>
      </w:r>
    </w:p>
    <w:p w14:paraId="6100683C" w14:textId="77777777" w:rsidR="003E4C45" w:rsidRPr="003E4C45" w:rsidRDefault="003E4C45" w:rsidP="003E4C45">
      <w:pPr>
        <w:pStyle w:val="EndNoteBibliography"/>
        <w:spacing w:after="0"/>
        <w:ind w:left="720" w:hanging="720"/>
      </w:pPr>
      <w:r w:rsidRPr="003E4C45">
        <w:t>45.</w:t>
      </w:r>
      <w:r w:rsidRPr="003E4C45">
        <w:tab/>
        <w:t>Mack CM, Tsui-Bowen A, Smith AR</w:t>
      </w:r>
      <w:r w:rsidRPr="003E4C45">
        <w:rPr>
          <w:i/>
        </w:rPr>
        <w:t xml:space="preserve"> et al</w:t>
      </w:r>
      <w:r w:rsidRPr="003E4C45">
        <w:t xml:space="preserve"> (2024) Identification of neural-relevant toxcast high-throughput assay intended gene targets: applicability to neurotoxicity and neurotoxicant putative molecular initiating events. Neurotoxicology 103:256–265.</w:t>
      </w:r>
    </w:p>
    <w:p w14:paraId="414B73CA" w14:textId="77777777" w:rsidR="003E4C45" w:rsidRPr="003E4C45" w:rsidRDefault="003E4C45" w:rsidP="003E4C45">
      <w:pPr>
        <w:pStyle w:val="EndNoteBibliography"/>
        <w:spacing w:after="0"/>
        <w:ind w:left="720" w:hanging="720"/>
      </w:pPr>
      <w:r w:rsidRPr="003E4C45">
        <w:t>46.</w:t>
      </w:r>
      <w:r w:rsidRPr="003E4C45">
        <w:tab/>
        <w:t>Viviani B, Midali M, Serafini MM</w:t>
      </w:r>
      <w:r w:rsidRPr="003E4C45">
        <w:rPr>
          <w:i/>
        </w:rPr>
        <w:t xml:space="preserve"> et al</w:t>
      </w:r>
      <w:r w:rsidRPr="003E4C45">
        <w:t xml:space="preserve"> (2025) Implementing AOPs use for pesticide neurotoxicity assessment. Current Opinion in Toxicology 41:100505.</w:t>
      </w:r>
    </w:p>
    <w:p w14:paraId="258969DD" w14:textId="77777777" w:rsidR="003E4C45" w:rsidRPr="003E4C45" w:rsidRDefault="003E4C45" w:rsidP="003E4C45">
      <w:pPr>
        <w:pStyle w:val="EndNoteBibliography"/>
        <w:spacing w:after="0"/>
        <w:ind w:left="720" w:hanging="720"/>
      </w:pPr>
      <w:r w:rsidRPr="003E4C45">
        <w:t>47.</w:t>
      </w:r>
      <w:r w:rsidRPr="003E4C45">
        <w:tab/>
        <w:t>Bento AP, Hersey A, Felix E</w:t>
      </w:r>
      <w:r w:rsidRPr="003E4C45">
        <w:rPr>
          <w:i/>
        </w:rPr>
        <w:t xml:space="preserve"> et al</w:t>
      </w:r>
      <w:r w:rsidRPr="003E4C45">
        <w:t xml:space="preserve"> (2020) An open source chemical structure curation pipeline using RDKit. J Cheminform 12(1):51.</w:t>
      </w:r>
    </w:p>
    <w:p w14:paraId="23898FB6" w14:textId="77777777" w:rsidR="003E4C45" w:rsidRPr="003E4C45" w:rsidRDefault="003E4C45" w:rsidP="003E4C45">
      <w:pPr>
        <w:pStyle w:val="EndNoteBibliography"/>
        <w:spacing w:after="0"/>
        <w:ind w:left="720" w:hanging="720"/>
      </w:pPr>
      <w:r w:rsidRPr="003E4C45">
        <w:t>48.</w:t>
      </w:r>
      <w:r w:rsidRPr="003E4C45">
        <w:tab/>
        <w:t>Oprea TI, Bologa CG, Brunak S</w:t>
      </w:r>
      <w:r w:rsidRPr="003E4C45">
        <w:rPr>
          <w:i/>
        </w:rPr>
        <w:t xml:space="preserve"> et al</w:t>
      </w:r>
      <w:r w:rsidRPr="003E4C45">
        <w:t xml:space="preserve"> (2018) Unexplored therapeutic opportunities in the human genome. Nat Rev Drug Discov 17(5):317–332.</w:t>
      </w:r>
    </w:p>
    <w:p w14:paraId="01565ADA" w14:textId="77777777" w:rsidR="003E4C45" w:rsidRPr="003E4C45" w:rsidRDefault="003E4C45" w:rsidP="003E4C45">
      <w:pPr>
        <w:pStyle w:val="EndNoteBibliography"/>
        <w:spacing w:after="0"/>
        <w:ind w:left="720" w:hanging="720"/>
      </w:pPr>
      <w:r w:rsidRPr="003E4C45">
        <w:t>49.</w:t>
      </w:r>
      <w:r w:rsidRPr="003E4C45">
        <w:tab/>
        <w:t>Butina D (1999) Unsupervised Data Base Clustering Based on Daylight’s Fingerprint and Tanimoto Similarity: A Fast and Automated Way To Cluster Small and Large Data Sets. Journal of Chemical Information and Computer Sciences 39(4):747–750.</w:t>
      </w:r>
    </w:p>
    <w:p w14:paraId="212892E9" w14:textId="77777777" w:rsidR="003E4C45" w:rsidRPr="003E4C45" w:rsidRDefault="003E4C45" w:rsidP="003E4C45">
      <w:pPr>
        <w:pStyle w:val="EndNoteBibliography"/>
        <w:spacing w:after="0"/>
        <w:ind w:left="720" w:hanging="720"/>
      </w:pPr>
      <w:r w:rsidRPr="003E4C45">
        <w:t>50.</w:t>
      </w:r>
      <w:r w:rsidRPr="003E4C45">
        <w:tab/>
        <w:t>Jacob Devlin M-WC, Kenton Lee, and Kristina Toutanova (2019) Bert: Pre-training of deep bidirectional transformers for language understanding. Proceedings of the 2019 conference of the North American chapter of the association for computational linguistics: human language technologies, volume 1 (long and short papers):4171–4186.</w:t>
      </w:r>
    </w:p>
    <w:p w14:paraId="2D77CE74" w14:textId="77777777" w:rsidR="003E4C45" w:rsidRPr="003E4C45" w:rsidRDefault="003E4C45" w:rsidP="003E4C45">
      <w:pPr>
        <w:pStyle w:val="EndNoteBibliography"/>
        <w:spacing w:after="0"/>
        <w:ind w:left="720" w:hanging="720"/>
      </w:pPr>
      <w:r w:rsidRPr="003E4C45">
        <w:t>51.</w:t>
      </w:r>
      <w:r w:rsidRPr="003E4C45">
        <w:tab/>
        <w:t>Rogers D, Hahn M (2010) Extended-connectivity fingerprints. J Chem Inf Model 50(5):742–754.</w:t>
      </w:r>
    </w:p>
    <w:p w14:paraId="4695C434" w14:textId="77777777" w:rsidR="003E4C45" w:rsidRPr="003E4C45" w:rsidRDefault="003E4C45" w:rsidP="003E4C45">
      <w:pPr>
        <w:pStyle w:val="EndNoteBibliography"/>
        <w:spacing w:after="0"/>
        <w:ind w:left="720" w:hanging="720"/>
      </w:pPr>
      <w:r w:rsidRPr="003E4C45">
        <w:lastRenderedPageBreak/>
        <w:t>52.</w:t>
      </w:r>
      <w:r w:rsidRPr="003E4C45">
        <w:tab/>
        <w:t>Singh R, Sledzieski S, Bryson B</w:t>
      </w:r>
      <w:r w:rsidRPr="003E4C45">
        <w:rPr>
          <w:i/>
        </w:rPr>
        <w:t xml:space="preserve"> et al</w:t>
      </w:r>
      <w:r w:rsidRPr="003E4C45">
        <w:t xml:space="preserve"> (2023) Contrastive learning in protein language space predicts interactions between drugs and protein targets. Proc Natl Acad Sci 120(24):e2220778120.</w:t>
      </w:r>
    </w:p>
    <w:p w14:paraId="76307E7C" w14:textId="77777777" w:rsidR="003E4C45" w:rsidRPr="003E4C45" w:rsidRDefault="003E4C45" w:rsidP="003E4C45">
      <w:pPr>
        <w:pStyle w:val="EndNoteBibliography"/>
        <w:spacing w:after="0"/>
        <w:ind w:left="720" w:hanging="720"/>
      </w:pPr>
      <w:r w:rsidRPr="003E4C45">
        <w:t>53.</w:t>
      </w:r>
      <w:r w:rsidRPr="003E4C45">
        <w:tab/>
        <w:t>Nga HC, Pham P, Hy TS (2025) Lantern: leveraging large language models and transformers for enhanced molecular interactions. bioRxiv:20250210637522.</w:t>
      </w:r>
    </w:p>
    <w:p w14:paraId="69811BBA" w14:textId="77777777" w:rsidR="003E4C45" w:rsidRPr="003E4C45" w:rsidRDefault="003E4C45" w:rsidP="003E4C45">
      <w:pPr>
        <w:pStyle w:val="EndNoteBibliography"/>
        <w:spacing w:after="0"/>
        <w:ind w:left="720" w:hanging="720"/>
      </w:pPr>
      <w:r w:rsidRPr="003E4C45">
        <w:t>54.</w:t>
      </w:r>
      <w:r w:rsidRPr="003E4C45">
        <w:tab/>
        <w:t>Ashish Vaswani NS, Niki Parmar, Jakob Uszkoreit, Llion Jones, Aidan N. Gomez, Łukasz Kaiser, and Illia Polosukhin (2017) Attention is all you need. Advances in neural information processing systems 30.</w:t>
      </w:r>
    </w:p>
    <w:p w14:paraId="53EC9050" w14:textId="77777777" w:rsidR="003E4C45" w:rsidRPr="003E4C45" w:rsidRDefault="003E4C45" w:rsidP="003E4C45">
      <w:pPr>
        <w:pStyle w:val="EndNoteBibliography"/>
        <w:spacing w:after="0"/>
        <w:ind w:left="720" w:hanging="720"/>
      </w:pPr>
      <w:r w:rsidRPr="003E4C45">
        <w:t>55.</w:t>
      </w:r>
      <w:r w:rsidRPr="003E4C45">
        <w:tab/>
        <w:t>Kurata H, Tsukiyama S (2022) ICAN: interpretable cross-attention network for identifying drug and target protein interactions. PLoS One 17(10):e0276609.</w:t>
      </w:r>
    </w:p>
    <w:p w14:paraId="415AE46E" w14:textId="77777777" w:rsidR="003E4C45" w:rsidRPr="003E4C45" w:rsidRDefault="003E4C45" w:rsidP="003E4C45">
      <w:pPr>
        <w:pStyle w:val="EndNoteBibliography"/>
        <w:spacing w:after="0"/>
        <w:ind w:left="720" w:hanging="720"/>
      </w:pPr>
      <w:r w:rsidRPr="003E4C45">
        <w:t>56.</w:t>
      </w:r>
      <w:r w:rsidRPr="003E4C45">
        <w:tab/>
        <w:t xml:space="preserve">Chen T, Guestrin C (Year) XGBoost: A scalable tree boosting system. In: </w:t>
      </w:r>
      <w:r w:rsidRPr="003E4C45">
        <w:rPr>
          <w:i/>
        </w:rPr>
        <w:t>KDD '16: Proceedings of the 22nd ACM SIGKDD International Conference on Knowledge Discovery and Data Mining: 2016</w:t>
      </w:r>
      <w:r w:rsidRPr="003E4C45">
        <w:t>. Published: 785–794.</w:t>
      </w:r>
    </w:p>
    <w:p w14:paraId="5EBAA8B8" w14:textId="77777777" w:rsidR="003E4C45" w:rsidRPr="003E4C45" w:rsidRDefault="003E4C45" w:rsidP="003E4C45">
      <w:pPr>
        <w:pStyle w:val="EndNoteBibliography"/>
        <w:spacing w:after="0"/>
        <w:ind w:left="720" w:hanging="720"/>
      </w:pPr>
      <w:r w:rsidRPr="003E4C45">
        <w:t>57.</w:t>
      </w:r>
      <w:r w:rsidRPr="003E4C45">
        <w:tab/>
        <w:t>Herrera LPT, Andreassen SN, Caroli J</w:t>
      </w:r>
      <w:r w:rsidRPr="003E4C45">
        <w:rPr>
          <w:i/>
        </w:rPr>
        <w:t xml:space="preserve"> et al</w:t>
      </w:r>
      <w:r w:rsidRPr="003E4C45">
        <w:t xml:space="preserve"> (2025) GPCRdb in 2025: adding odorant receptors, data mapper, structure similarity search and models of physiological ligand complexes. Nucleic Acids Res 53(D1):D425–D435.</w:t>
      </w:r>
    </w:p>
    <w:p w14:paraId="3ED2BCAF" w14:textId="77777777" w:rsidR="003E4C45" w:rsidRPr="003E4C45" w:rsidRDefault="003E4C45" w:rsidP="003E4C45">
      <w:pPr>
        <w:pStyle w:val="EndNoteBibliography"/>
        <w:spacing w:after="0"/>
        <w:ind w:left="720" w:hanging="720"/>
      </w:pPr>
      <w:r w:rsidRPr="003E4C45">
        <w:t>58.</w:t>
      </w:r>
      <w:r w:rsidRPr="003E4C45">
        <w:tab/>
        <w:t>Davis MI, Hunt JP, Herrgard S</w:t>
      </w:r>
      <w:r w:rsidRPr="003E4C45">
        <w:rPr>
          <w:i/>
        </w:rPr>
        <w:t xml:space="preserve"> et al</w:t>
      </w:r>
      <w:r w:rsidRPr="003E4C45">
        <w:t xml:space="preserve"> (2011) Comprehensive analysis of kinase inhibitor selectivity. Nat Biotechnol 29(11):1046–1051.</w:t>
      </w:r>
    </w:p>
    <w:p w14:paraId="72032FEF" w14:textId="77777777" w:rsidR="003E4C45" w:rsidRPr="003E4C45" w:rsidRDefault="003E4C45" w:rsidP="003E4C45">
      <w:pPr>
        <w:pStyle w:val="EndNoteBibliography"/>
        <w:ind w:left="720" w:hanging="720"/>
      </w:pPr>
      <w:r w:rsidRPr="003E4C45">
        <w:t>59.</w:t>
      </w:r>
      <w:r w:rsidRPr="003E4C45">
        <w:tab/>
        <w:t>Tang J, Szwajda A, Shakyawar S</w:t>
      </w:r>
      <w:r w:rsidRPr="003E4C45">
        <w:rPr>
          <w:i/>
        </w:rPr>
        <w:t xml:space="preserve"> et al</w:t>
      </w:r>
      <w:r w:rsidRPr="003E4C45">
        <w:t xml:space="preserve"> (2014) Making sense of large-scale kinase inhibitor bioactivity data sets: a comparative and integrative analysis. J Chem Inf Model 54(3):735–743.</w:t>
      </w:r>
    </w:p>
    <w:p w14:paraId="062C58D1" w14:textId="359D639C" w:rsidR="00AD5E6E" w:rsidRDefault="00142D06" w:rsidP="00B935F2">
      <w:pPr>
        <w:spacing w:line="480" w:lineRule="auto"/>
        <w:rPr>
          <w:rFonts w:ascii="Times New Roman" w:hAnsi="Times New Roman" w:cs="Times New Roman"/>
          <w:sz w:val="24"/>
          <w:szCs w:val="24"/>
        </w:rPr>
      </w:pPr>
      <w:r w:rsidRPr="00B935F2">
        <w:rPr>
          <w:rFonts w:ascii="Times New Roman" w:hAnsi="Times New Roman" w:cs="Times New Roman"/>
          <w:sz w:val="24"/>
          <w:szCs w:val="24"/>
        </w:rPr>
        <w:fldChar w:fldCharType="end"/>
      </w:r>
    </w:p>
    <w:p w14:paraId="3E56C479" w14:textId="77777777" w:rsidR="00AD5E6E" w:rsidRDefault="00AD5E6E">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0557D21D" w14:textId="6E57EE1D" w:rsidR="00A21639" w:rsidRPr="00E65005" w:rsidRDefault="00A21639" w:rsidP="00E65005">
      <w:pPr>
        <w:spacing w:line="480" w:lineRule="auto"/>
        <w:rPr>
          <w:rFonts w:ascii="Times New Roman" w:hAnsi="Times New Roman" w:cs="Times New Roman"/>
          <w:b/>
          <w:bCs/>
          <w:sz w:val="24"/>
          <w:szCs w:val="24"/>
          <w:u w:val="single"/>
        </w:rPr>
      </w:pPr>
      <w:r w:rsidRPr="00E65005">
        <w:rPr>
          <w:rFonts w:ascii="Times New Roman" w:hAnsi="Times New Roman" w:cs="Times New Roman"/>
          <w:b/>
          <w:bCs/>
          <w:sz w:val="24"/>
          <w:szCs w:val="24"/>
          <w:u w:val="single"/>
        </w:rPr>
        <w:lastRenderedPageBreak/>
        <w:t>Figure captions</w:t>
      </w:r>
    </w:p>
    <w:p w14:paraId="15244707" w14:textId="781462F7" w:rsidR="00A21639" w:rsidRPr="00E65005" w:rsidRDefault="00A21639" w:rsidP="00A21639">
      <w:pPr>
        <w:spacing w:afterLines="40" w:after="96" w:line="480" w:lineRule="auto"/>
        <w:rPr>
          <w:rFonts w:ascii="Times New Roman" w:hAnsi="Times New Roman" w:cs="Times New Roman"/>
          <w:sz w:val="24"/>
          <w:szCs w:val="24"/>
        </w:rPr>
      </w:pPr>
      <w:r w:rsidRPr="00E65005">
        <w:rPr>
          <w:rFonts w:ascii="Times New Roman" w:hAnsi="Times New Roman" w:cs="Times New Roman"/>
          <w:b/>
          <w:bCs/>
          <w:sz w:val="24"/>
          <w:szCs w:val="24"/>
        </w:rPr>
        <w:t>Figure 1.</w:t>
      </w:r>
      <w:r w:rsidRPr="00E65005">
        <w:rPr>
          <w:rFonts w:ascii="Times New Roman" w:hAnsi="Times New Roman" w:cs="Times New Roman"/>
          <w:sz w:val="24"/>
          <w:szCs w:val="24"/>
        </w:rPr>
        <w:t xml:space="preserve"> Data curation procedure for creating the neurotoxic </w:t>
      </w:r>
      <w:r w:rsidR="00CA0BAA" w:rsidRPr="00E65005">
        <w:rPr>
          <w:rFonts w:ascii="Times New Roman" w:hAnsi="Times New Roman" w:cs="Times New Roman"/>
          <w:sz w:val="24"/>
          <w:szCs w:val="24"/>
        </w:rPr>
        <w:t>G protein-coupled receptor (</w:t>
      </w:r>
      <w:r w:rsidRPr="00E65005">
        <w:rPr>
          <w:rFonts w:ascii="Times New Roman" w:hAnsi="Times New Roman" w:cs="Times New Roman"/>
          <w:sz w:val="24"/>
          <w:szCs w:val="24"/>
        </w:rPr>
        <w:t>GPCR</w:t>
      </w:r>
      <w:r w:rsidR="00CA0BAA" w:rsidRPr="00E65005">
        <w:rPr>
          <w:rFonts w:ascii="Times New Roman" w:hAnsi="Times New Roman" w:cs="Times New Roman"/>
          <w:sz w:val="24"/>
          <w:szCs w:val="24"/>
        </w:rPr>
        <w:t>)</w:t>
      </w:r>
      <w:r w:rsidRPr="00E65005">
        <w:rPr>
          <w:rFonts w:ascii="Times New Roman" w:hAnsi="Times New Roman" w:cs="Times New Roman"/>
          <w:sz w:val="24"/>
          <w:szCs w:val="24"/>
        </w:rPr>
        <w:t>-ligand interaction profiler. (</w:t>
      </w:r>
      <w:r w:rsidRPr="00E65005">
        <w:rPr>
          <w:rFonts w:ascii="Times New Roman" w:hAnsi="Times New Roman" w:cs="Times New Roman"/>
          <w:b/>
          <w:bCs/>
          <w:sz w:val="24"/>
          <w:szCs w:val="24"/>
        </w:rPr>
        <w:t>a</w:t>
      </w:r>
      <w:r w:rsidRPr="00E65005">
        <w:rPr>
          <w:rFonts w:ascii="Times New Roman" w:hAnsi="Times New Roman" w:cs="Times New Roman"/>
          <w:sz w:val="24"/>
          <w:szCs w:val="24"/>
        </w:rPr>
        <w:t>) Method for selecting the 119 neurotoxic GPCRs using the biological processes and cellular components from the gene ontology database</w:t>
      </w:r>
      <w:r w:rsidR="00CA0BAA" w:rsidRPr="00E65005">
        <w:rPr>
          <w:rFonts w:ascii="Times New Roman" w:hAnsi="Times New Roman" w:cs="Times New Roman"/>
          <w:sz w:val="24"/>
          <w:szCs w:val="24"/>
        </w:rPr>
        <w:t>.</w:t>
      </w:r>
      <w:r w:rsidRPr="00E65005">
        <w:rPr>
          <w:rFonts w:ascii="Times New Roman" w:hAnsi="Times New Roman" w:cs="Times New Roman"/>
          <w:sz w:val="24"/>
          <w:szCs w:val="24"/>
        </w:rPr>
        <w:t xml:space="preserve"> (</w:t>
      </w:r>
      <w:r w:rsidRPr="00E65005">
        <w:rPr>
          <w:rFonts w:ascii="Times New Roman" w:hAnsi="Times New Roman" w:cs="Times New Roman"/>
          <w:b/>
          <w:bCs/>
          <w:sz w:val="24"/>
          <w:szCs w:val="24"/>
        </w:rPr>
        <w:t>b</w:t>
      </w:r>
      <w:r w:rsidRPr="00E65005">
        <w:rPr>
          <w:rFonts w:ascii="Times New Roman" w:hAnsi="Times New Roman" w:cs="Times New Roman"/>
          <w:sz w:val="24"/>
          <w:szCs w:val="24"/>
        </w:rPr>
        <w:t xml:space="preserve">) </w:t>
      </w:r>
      <w:r w:rsidR="00CA0BAA" w:rsidRPr="00E65005">
        <w:rPr>
          <w:rFonts w:ascii="Times New Roman" w:hAnsi="Times New Roman" w:cs="Times New Roman"/>
          <w:sz w:val="24"/>
          <w:szCs w:val="24"/>
        </w:rPr>
        <w:t>D</w:t>
      </w:r>
      <w:r w:rsidRPr="00E65005">
        <w:rPr>
          <w:rFonts w:ascii="Times New Roman" w:hAnsi="Times New Roman" w:cs="Times New Roman"/>
          <w:sz w:val="24"/>
          <w:szCs w:val="24"/>
        </w:rPr>
        <w:t>istribution of active and inactive interactions in the GPCR-ligand dataset</w:t>
      </w:r>
      <w:r w:rsidR="00CA0BAA" w:rsidRPr="00E65005">
        <w:rPr>
          <w:rFonts w:ascii="Times New Roman" w:hAnsi="Times New Roman" w:cs="Times New Roman"/>
          <w:sz w:val="24"/>
          <w:szCs w:val="24"/>
        </w:rPr>
        <w:t>.</w:t>
      </w:r>
      <w:r w:rsidRPr="00E65005">
        <w:rPr>
          <w:rFonts w:ascii="Times New Roman" w:hAnsi="Times New Roman" w:cs="Times New Roman"/>
          <w:sz w:val="24"/>
          <w:szCs w:val="24"/>
        </w:rPr>
        <w:t xml:space="preserve"> (</w:t>
      </w:r>
      <w:r w:rsidRPr="00E65005">
        <w:rPr>
          <w:rFonts w:ascii="Times New Roman" w:hAnsi="Times New Roman" w:cs="Times New Roman"/>
          <w:b/>
          <w:bCs/>
          <w:sz w:val="24"/>
          <w:szCs w:val="24"/>
        </w:rPr>
        <w:t>c</w:t>
      </w:r>
      <w:r w:rsidRPr="00E65005">
        <w:rPr>
          <w:rFonts w:ascii="Times New Roman" w:hAnsi="Times New Roman" w:cs="Times New Roman"/>
          <w:sz w:val="24"/>
          <w:szCs w:val="24"/>
        </w:rPr>
        <w:t xml:space="preserve">) </w:t>
      </w:r>
      <w:r w:rsidR="00CA0BAA" w:rsidRPr="00E65005">
        <w:rPr>
          <w:rFonts w:ascii="Times New Roman" w:hAnsi="Times New Roman" w:cs="Times New Roman"/>
          <w:sz w:val="24"/>
          <w:szCs w:val="24"/>
        </w:rPr>
        <w:t>I</w:t>
      </w:r>
      <w:r w:rsidRPr="00E65005">
        <w:rPr>
          <w:rFonts w:ascii="Times New Roman" w:hAnsi="Times New Roman" w:cs="Times New Roman"/>
          <w:sz w:val="24"/>
          <w:szCs w:val="24"/>
        </w:rPr>
        <w:t xml:space="preserve">llustration </w:t>
      </w:r>
      <w:r w:rsidR="00150E9B">
        <w:rPr>
          <w:rFonts w:ascii="Times New Roman" w:hAnsi="Times New Roman" w:cs="Times New Roman"/>
          <w:sz w:val="24"/>
          <w:szCs w:val="24"/>
        </w:rPr>
        <w:t>describing</w:t>
      </w:r>
      <w:r w:rsidRPr="00E65005">
        <w:rPr>
          <w:rFonts w:ascii="Times New Roman" w:hAnsi="Times New Roman" w:cs="Times New Roman"/>
          <w:sz w:val="24"/>
          <w:szCs w:val="24"/>
        </w:rPr>
        <w:t xml:space="preserve"> the selection of the training, validation</w:t>
      </w:r>
      <w:r w:rsidR="00CA0BAA" w:rsidRPr="00E65005">
        <w:rPr>
          <w:rFonts w:ascii="Times New Roman" w:hAnsi="Times New Roman" w:cs="Times New Roman"/>
          <w:sz w:val="24"/>
          <w:szCs w:val="24"/>
        </w:rPr>
        <w:t>,</w:t>
      </w:r>
      <w:r w:rsidRPr="00E65005">
        <w:rPr>
          <w:rFonts w:ascii="Times New Roman" w:hAnsi="Times New Roman" w:cs="Times New Roman"/>
          <w:sz w:val="24"/>
          <w:szCs w:val="24"/>
        </w:rPr>
        <w:t xml:space="preserve"> and two test sets.</w:t>
      </w:r>
    </w:p>
    <w:p w14:paraId="2BC59CA1" w14:textId="3739F2ED" w:rsidR="00A21639" w:rsidRPr="00E65005" w:rsidRDefault="00A21639" w:rsidP="00A21639">
      <w:pPr>
        <w:spacing w:afterLines="40" w:after="96" w:line="480" w:lineRule="auto"/>
        <w:rPr>
          <w:rFonts w:ascii="Times New Roman" w:hAnsi="Times New Roman" w:cs="Times New Roman"/>
          <w:sz w:val="24"/>
          <w:szCs w:val="24"/>
        </w:rPr>
      </w:pPr>
      <w:r w:rsidRPr="00E65005">
        <w:rPr>
          <w:rFonts w:ascii="Times New Roman" w:hAnsi="Times New Roman" w:cs="Times New Roman"/>
          <w:b/>
          <w:bCs/>
          <w:sz w:val="24"/>
          <w:szCs w:val="24"/>
        </w:rPr>
        <w:t>Figure 2.</w:t>
      </w:r>
      <w:r w:rsidRPr="00E65005">
        <w:rPr>
          <w:rFonts w:ascii="Times New Roman" w:hAnsi="Times New Roman" w:cs="Times New Roman"/>
          <w:sz w:val="24"/>
          <w:szCs w:val="24"/>
        </w:rPr>
        <w:t xml:space="preserve"> Architectures for our different models. We start</w:t>
      </w:r>
      <w:r w:rsidR="00BF5909" w:rsidRPr="00E65005">
        <w:rPr>
          <w:rFonts w:ascii="Times New Roman" w:hAnsi="Times New Roman" w:cs="Times New Roman"/>
          <w:sz w:val="24"/>
          <w:szCs w:val="24"/>
        </w:rPr>
        <w:t>ed</w:t>
      </w:r>
      <w:r w:rsidRPr="00E65005">
        <w:rPr>
          <w:rFonts w:ascii="Times New Roman" w:hAnsi="Times New Roman" w:cs="Times New Roman"/>
          <w:sz w:val="24"/>
          <w:szCs w:val="24"/>
        </w:rPr>
        <w:t xml:space="preserve"> with ligand SMILES and </w:t>
      </w:r>
      <w:r w:rsidR="00BF5909" w:rsidRPr="00E65005">
        <w:rPr>
          <w:rFonts w:ascii="Times New Roman" w:hAnsi="Times New Roman" w:cs="Times New Roman"/>
          <w:sz w:val="24"/>
          <w:szCs w:val="24"/>
        </w:rPr>
        <w:t>G protein-coupled receptor (</w:t>
      </w:r>
      <w:r w:rsidRPr="00E65005">
        <w:rPr>
          <w:rFonts w:ascii="Times New Roman" w:hAnsi="Times New Roman" w:cs="Times New Roman"/>
          <w:sz w:val="24"/>
          <w:szCs w:val="24"/>
        </w:rPr>
        <w:t>GPCR</w:t>
      </w:r>
      <w:r w:rsidR="00BF5909" w:rsidRPr="00E65005">
        <w:rPr>
          <w:rFonts w:ascii="Times New Roman" w:hAnsi="Times New Roman" w:cs="Times New Roman"/>
          <w:sz w:val="24"/>
          <w:szCs w:val="24"/>
        </w:rPr>
        <w:t>)</w:t>
      </w:r>
      <w:r w:rsidRPr="00E65005">
        <w:rPr>
          <w:rFonts w:ascii="Times New Roman" w:hAnsi="Times New Roman" w:cs="Times New Roman"/>
          <w:sz w:val="24"/>
          <w:szCs w:val="24"/>
        </w:rPr>
        <w:t xml:space="preserve"> sequences </w:t>
      </w:r>
      <w:r w:rsidR="00BF5909" w:rsidRPr="00E65005">
        <w:rPr>
          <w:rFonts w:ascii="Times New Roman" w:hAnsi="Times New Roman" w:cs="Times New Roman"/>
          <w:sz w:val="24"/>
          <w:szCs w:val="24"/>
        </w:rPr>
        <w:t>that were</w:t>
      </w:r>
      <w:r w:rsidRPr="00E65005">
        <w:rPr>
          <w:rFonts w:ascii="Times New Roman" w:hAnsi="Times New Roman" w:cs="Times New Roman"/>
          <w:sz w:val="24"/>
          <w:szCs w:val="24"/>
        </w:rPr>
        <w:t xml:space="preserve"> tokenized using MolFormer and ProtBERT</w:t>
      </w:r>
      <w:r w:rsidR="00BF5909" w:rsidRPr="00E65005">
        <w:rPr>
          <w:rFonts w:ascii="Times New Roman" w:hAnsi="Times New Roman" w:cs="Times New Roman"/>
          <w:sz w:val="24"/>
          <w:szCs w:val="24"/>
        </w:rPr>
        <w:t>,</w:t>
      </w:r>
      <w:r w:rsidRPr="00E65005">
        <w:rPr>
          <w:rFonts w:ascii="Times New Roman" w:hAnsi="Times New Roman" w:cs="Times New Roman"/>
          <w:sz w:val="24"/>
          <w:szCs w:val="24"/>
        </w:rPr>
        <w:t xml:space="preserve"> respectively</w:t>
      </w:r>
      <w:r w:rsidR="00BF5909" w:rsidRPr="00E65005">
        <w:rPr>
          <w:rFonts w:ascii="Times New Roman" w:hAnsi="Times New Roman" w:cs="Times New Roman"/>
          <w:sz w:val="24"/>
          <w:szCs w:val="24"/>
        </w:rPr>
        <w:t xml:space="preserve">, and </w:t>
      </w:r>
      <w:r w:rsidRPr="00E65005">
        <w:rPr>
          <w:rFonts w:ascii="Times New Roman" w:hAnsi="Times New Roman" w:cs="Times New Roman"/>
          <w:sz w:val="24"/>
          <w:szCs w:val="24"/>
        </w:rPr>
        <w:t>use</w:t>
      </w:r>
      <w:r w:rsidR="00BF5909" w:rsidRPr="00E65005">
        <w:rPr>
          <w:rFonts w:ascii="Times New Roman" w:hAnsi="Times New Roman" w:cs="Times New Roman"/>
          <w:sz w:val="24"/>
          <w:szCs w:val="24"/>
        </w:rPr>
        <w:t>d the following to create the three models:</w:t>
      </w:r>
      <w:r w:rsidRPr="00E65005">
        <w:rPr>
          <w:rFonts w:ascii="Times New Roman" w:hAnsi="Times New Roman" w:cs="Times New Roman"/>
          <w:sz w:val="24"/>
          <w:szCs w:val="24"/>
        </w:rPr>
        <w:t xml:space="preserve"> </w:t>
      </w:r>
      <w:r w:rsidR="000272EB" w:rsidRPr="00E65005">
        <w:rPr>
          <w:rFonts w:ascii="Times New Roman" w:hAnsi="Times New Roman" w:cs="Times New Roman"/>
          <w:sz w:val="24"/>
          <w:szCs w:val="24"/>
        </w:rPr>
        <w:t>(</w:t>
      </w:r>
      <w:r w:rsidR="00BF5909" w:rsidRPr="00E65005">
        <w:rPr>
          <w:rFonts w:ascii="Times New Roman" w:hAnsi="Times New Roman" w:cs="Times New Roman"/>
          <w:b/>
          <w:bCs/>
          <w:sz w:val="24"/>
          <w:szCs w:val="24"/>
        </w:rPr>
        <w:t>top panel</w:t>
      </w:r>
      <w:r w:rsidRPr="00E65005">
        <w:rPr>
          <w:rFonts w:ascii="Times New Roman" w:hAnsi="Times New Roman" w:cs="Times New Roman"/>
          <w:sz w:val="24"/>
          <w:szCs w:val="24"/>
        </w:rPr>
        <w:t xml:space="preserve">) dual-projection </w:t>
      </w:r>
      <w:r w:rsidR="00150E9B">
        <w:rPr>
          <w:rFonts w:ascii="Times New Roman" w:hAnsi="Times New Roman" w:cs="Times New Roman"/>
          <w:sz w:val="24"/>
          <w:szCs w:val="24"/>
        </w:rPr>
        <w:t>c</w:t>
      </w:r>
      <w:r w:rsidRPr="00E65005">
        <w:rPr>
          <w:rFonts w:ascii="Times New Roman" w:hAnsi="Times New Roman" w:cs="Times New Roman"/>
          <w:sz w:val="24"/>
          <w:szCs w:val="24"/>
        </w:rPr>
        <w:t>osine similarity networks for pre</w:t>
      </w:r>
      <w:r w:rsidR="00BF5909" w:rsidRPr="00E65005">
        <w:rPr>
          <w:rFonts w:ascii="Times New Roman" w:hAnsi="Times New Roman" w:cs="Times New Roman"/>
          <w:sz w:val="24"/>
          <w:szCs w:val="24"/>
        </w:rPr>
        <w:t>-</w:t>
      </w:r>
      <w:r w:rsidRPr="00E65005">
        <w:rPr>
          <w:rFonts w:ascii="Times New Roman" w:hAnsi="Times New Roman" w:cs="Times New Roman"/>
          <w:sz w:val="24"/>
          <w:szCs w:val="24"/>
        </w:rPr>
        <w:t xml:space="preserve">computed mean-pooled embeddings, </w:t>
      </w:r>
      <w:r w:rsidR="000272EB" w:rsidRPr="00E65005">
        <w:rPr>
          <w:rFonts w:ascii="Times New Roman" w:hAnsi="Times New Roman" w:cs="Times New Roman"/>
          <w:sz w:val="24"/>
          <w:szCs w:val="24"/>
        </w:rPr>
        <w:t>(</w:t>
      </w:r>
      <w:r w:rsidR="00BF5909" w:rsidRPr="00E65005">
        <w:rPr>
          <w:rFonts w:ascii="Times New Roman" w:hAnsi="Times New Roman" w:cs="Times New Roman"/>
          <w:b/>
          <w:bCs/>
          <w:sz w:val="24"/>
          <w:szCs w:val="24"/>
        </w:rPr>
        <w:t>middle panel</w:t>
      </w:r>
      <w:r w:rsidRPr="00E65005">
        <w:rPr>
          <w:rFonts w:ascii="Times New Roman" w:hAnsi="Times New Roman" w:cs="Times New Roman"/>
          <w:sz w:val="24"/>
          <w:szCs w:val="24"/>
        </w:rPr>
        <w:t>) transformer encoders on concatenated pre</w:t>
      </w:r>
      <w:r w:rsidR="00BF5909" w:rsidRPr="00E65005">
        <w:rPr>
          <w:rFonts w:ascii="Times New Roman" w:hAnsi="Times New Roman" w:cs="Times New Roman"/>
          <w:sz w:val="24"/>
          <w:szCs w:val="24"/>
        </w:rPr>
        <w:t>-</w:t>
      </w:r>
      <w:r w:rsidRPr="00E65005">
        <w:rPr>
          <w:rFonts w:ascii="Times New Roman" w:hAnsi="Times New Roman" w:cs="Times New Roman"/>
          <w:sz w:val="24"/>
          <w:szCs w:val="24"/>
        </w:rPr>
        <w:t xml:space="preserve">computed mean-pooled embeddings, and </w:t>
      </w:r>
      <w:r w:rsidR="000272EB" w:rsidRPr="00E65005">
        <w:rPr>
          <w:rFonts w:ascii="Times New Roman" w:hAnsi="Times New Roman" w:cs="Times New Roman"/>
          <w:sz w:val="24"/>
          <w:szCs w:val="24"/>
        </w:rPr>
        <w:t>(</w:t>
      </w:r>
      <w:r w:rsidR="00BF5909" w:rsidRPr="00E65005">
        <w:rPr>
          <w:rFonts w:ascii="Times New Roman" w:hAnsi="Times New Roman" w:cs="Times New Roman"/>
          <w:b/>
          <w:bCs/>
          <w:sz w:val="24"/>
          <w:szCs w:val="24"/>
        </w:rPr>
        <w:t>bottom panel</w:t>
      </w:r>
      <w:r w:rsidRPr="00E65005">
        <w:rPr>
          <w:rFonts w:ascii="Times New Roman" w:hAnsi="Times New Roman" w:cs="Times New Roman"/>
          <w:sz w:val="24"/>
          <w:szCs w:val="24"/>
        </w:rPr>
        <w:t>) bidirectional cross-attention networks on either frozen or fine-tuned encoders.</w:t>
      </w:r>
    </w:p>
    <w:p w14:paraId="57169218" w14:textId="0BCABC0D" w:rsidR="00A21639" w:rsidRPr="00E65005" w:rsidRDefault="00A21639" w:rsidP="00A21639">
      <w:pPr>
        <w:spacing w:afterLines="40" w:after="96" w:line="480" w:lineRule="auto"/>
        <w:rPr>
          <w:rFonts w:ascii="Times New Roman" w:hAnsi="Times New Roman" w:cs="Times New Roman"/>
          <w:sz w:val="24"/>
          <w:szCs w:val="24"/>
        </w:rPr>
      </w:pPr>
      <w:r w:rsidRPr="00E65005">
        <w:rPr>
          <w:rFonts w:ascii="Times New Roman" w:hAnsi="Times New Roman" w:cs="Times New Roman"/>
          <w:b/>
          <w:bCs/>
          <w:sz w:val="24"/>
          <w:szCs w:val="24"/>
        </w:rPr>
        <w:t>Figure 3.</w:t>
      </w:r>
      <w:r w:rsidRPr="00E65005">
        <w:rPr>
          <w:rFonts w:ascii="Times New Roman" w:hAnsi="Times New Roman" w:cs="Times New Roman"/>
          <w:sz w:val="24"/>
          <w:szCs w:val="24"/>
        </w:rPr>
        <w:t xml:space="preserve"> Comparison of model performance </w:t>
      </w:r>
      <w:r w:rsidR="00BF5909" w:rsidRPr="00E65005">
        <w:rPr>
          <w:rFonts w:ascii="Times New Roman" w:hAnsi="Times New Roman" w:cs="Times New Roman"/>
          <w:sz w:val="24"/>
          <w:szCs w:val="24"/>
        </w:rPr>
        <w:t>o</w:t>
      </w:r>
      <w:r w:rsidRPr="00E65005">
        <w:rPr>
          <w:rFonts w:ascii="Times New Roman" w:hAnsi="Times New Roman" w:cs="Times New Roman"/>
          <w:sz w:val="24"/>
          <w:szCs w:val="24"/>
        </w:rPr>
        <w:t>n the validation set. (</w:t>
      </w:r>
      <w:r w:rsidRPr="00E65005">
        <w:rPr>
          <w:rFonts w:ascii="Times New Roman" w:hAnsi="Times New Roman" w:cs="Times New Roman"/>
          <w:b/>
          <w:bCs/>
          <w:sz w:val="24"/>
          <w:szCs w:val="24"/>
        </w:rPr>
        <w:t>a</w:t>
      </w:r>
      <w:r w:rsidRPr="00E65005">
        <w:rPr>
          <w:rFonts w:ascii="Times New Roman" w:hAnsi="Times New Roman" w:cs="Times New Roman"/>
          <w:sz w:val="24"/>
          <w:szCs w:val="24"/>
        </w:rPr>
        <w:t xml:space="preserve">) Boxplots comparing the </w:t>
      </w:r>
      <w:r w:rsidR="00BF5909" w:rsidRPr="00E65005">
        <w:rPr>
          <w:rFonts w:ascii="Times New Roman" w:hAnsi="Times New Roman" w:cs="Times New Roman"/>
          <w:sz w:val="24"/>
          <w:szCs w:val="24"/>
        </w:rPr>
        <w:t>a</w:t>
      </w:r>
      <w:r w:rsidRPr="00E65005">
        <w:rPr>
          <w:rFonts w:ascii="Times New Roman" w:hAnsi="Times New Roman" w:cs="Times New Roman"/>
          <w:sz w:val="24"/>
          <w:szCs w:val="24"/>
        </w:rPr>
        <w:t>rea under the receiver</w:t>
      </w:r>
      <w:r w:rsidR="00BF5909" w:rsidRPr="00E65005">
        <w:rPr>
          <w:rFonts w:ascii="Times New Roman" w:hAnsi="Times New Roman" w:cs="Times New Roman"/>
          <w:sz w:val="24"/>
          <w:szCs w:val="24"/>
        </w:rPr>
        <w:t xml:space="preserve"> </w:t>
      </w:r>
      <w:r w:rsidRPr="00E65005">
        <w:rPr>
          <w:rFonts w:ascii="Times New Roman" w:hAnsi="Times New Roman" w:cs="Times New Roman"/>
          <w:sz w:val="24"/>
          <w:szCs w:val="24"/>
        </w:rPr>
        <w:t>operat</w:t>
      </w:r>
      <w:r w:rsidR="00BF5909" w:rsidRPr="00E65005">
        <w:rPr>
          <w:rFonts w:ascii="Times New Roman" w:hAnsi="Times New Roman" w:cs="Times New Roman"/>
          <w:sz w:val="24"/>
          <w:szCs w:val="24"/>
        </w:rPr>
        <w:t>ing</w:t>
      </w:r>
      <w:r w:rsidRPr="00E65005">
        <w:rPr>
          <w:rFonts w:ascii="Times New Roman" w:hAnsi="Times New Roman" w:cs="Times New Roman"/>
          <w:sz w:val="24"/>
          <w:szCs w:val="24"/>
        </w:rPr>
        <w:t xml:space="preserve"> characteristic curve (AUROC) for our seven models</w:t>
      </w:r>
      <w:r w:rsidR="00BF5909" w:rsidRPr="00E65005">
        <w:rPr>
          <w:rFonts w:ascii="Times New Roman" w:hAnsi="Times New Roman" w:cs="Times New Roman"/>
          <w:sz w:val="24"/>
          <w:szCs w:val="24"/>
        </w:rPr>
        <w:t>.</w:t>
      </w:r>
      <w:r w:rsidRPr="00E65005">
        <w:rPr>
          <w:rFonts w:ascii="Times New Roman" w:hAnsi="Times New Roman" w:cs="Times New Roman"/>
          <w:sz w:val="24"/>
          <w:szCs w:val="24"/>
        </w:rPr>
        <w:t xml:space="preserve"> (</w:t>
      </w:r>
      <w:r w:rsidRPr="00E65005">
        <w:rPr>
          <w:rFonts w:ascii="Times New Roman" w:hAnsi="Times New Roman" w:cs="Times New Roman"/>
          <w:b/>
          <w:bCs/>
          <w:sz w:val="24"/>
          <w:szCs w:val="24"/>
        </w:rPr>
        <w:t>b</w:t>
      </w:r>
      <w:r w:rsidRPr="00E65005">
        <w:rPr>
          <w:rFonts w:ascii="Times New Roman" w:hAnsi="Times New Roman" w:cs="Times New Roman"/>
          <w:sz w:val="24"/>
          <w:szCs w:val="24"/>
        </w:rPr>
        <w:t xml:space="preserve">) Sign plots showing the pairwise significance matrices obtained using Conover-Friedman test. Cell color represents the corrected </w:t>
      </w:r>
      <w:r w:rsidRPr="00E65005">
        <w:rPr>
          <w:rFonts w:ascii="Times New Roman" w:hAnsi="Times New Roman" w:cs="Times New Roman"/>
          <w:i/>
          <w:iCs/>
          <w:sz w:val="24"/>
          <w:szCs w:val="24"/>
        </w:rPr>
        <w:t>p</w:t>
      </w:r>
      <w:r w:rsidRPr="00E65005">
        <w:rPr>
          <w:rFonts w:ascii="Times New Roman" w:hAnsi="Times New Roman" w:cs="Times New Roman"/>
          <w:sz w:val="24"/>
          <w:szCs w:val="24"/>
        </w:rPr>
        <w:t xml:space="preserve">-value for the difference </w:t>
      </w:r>
      <w:r w:rsidR="0035763B" w:rsidRPr="00E65005">
        <w:rPr>
          <w:rFonts w:ascii="Times New Roman" w:hAnsi="Times New Roman" w:cs="Times New Roman"/>
          <w:sz w:val="24"/>
          <w:szCs w:val="24"/>
        </w:rPr>
        <w:t>between</w:t>
      </w:r>
      <w:r w:rsidRPr="00E65005">
        <w:rPr>
          <w:rFonts w:ascii="Times New Roman" w:hAnsi="Times New Roman" w:cs="Times New Roman"/>
          <w:sz w:val="24"/>
          <w:szCs w:val="24"/>
        </w:rPr>
        <w:t xml:space="preserve"> the two methods in the rows and columns. </w:t>
      </w:r>
      <w:bookmarkStart w:id="90" w:name="_Hlk218081430"/>
      <w:r w:rsidRPr="00E65005">
        <w:rPr>
          <w:rFonts w:ascii="Times New Roman" w:hAnsi="Times New Roman" w:cs="Times New Roman"/>
          <w:sz w:val="24"/>
          <w:szCs w:val="24"/>
        </w:rPr>
        <w:t xml:space="preserve">CosSim: </w:t>
      </w:r>
      <w:r w:rsidR="0035763B" w:rsidRPr="00E65005">
        <w:rPr>
          <w:rFonts w:ascii="Times New Roman" w:hAnsi="Times New Roman" w:cs="Times New Roman"/>
          <w:sz w:val="24"/>
          <w:szCs w:val="24"/>
        </w:rPr>
        <w:t>d</w:t>
      </w:r>
      <w:r w:rsidRPr="00E65005">
        <w:rPr>
          <w:rFonts w:ascii="Times New Roman" w:hAnsi="Times New Roman" w:cs="Times New Roman"/>
          <w:sz w:val="24"/>
          <w:szCs w:val="24"/>
        </w:rPr>
        <w:t xml:space="preserve">ual-projection </w:t>
      </w:r>
      <w:r w:rsidR="00F5082F">
        <w:rPr>
          <w:rFonts w:ascii="Times New Roman" w:hAnsi="Times New Roman" w:cs="Times New Roman"/>
          <w:sz w:val="24"/>
          <w:szCs w:val="24"/>
        </w:rPr>
        <w:t>c</w:t>
      </w:r>
      <w:r w:rsidRPr="00E65005">
        <w:rPr>
          <w:rFonts w:ascii="Times New Roman" w:hAnsi="Times New Roman" w:cs="Times New Roman"/>
          <w:sz w:val="24"/>
          <w:szCs w:val="24"/>
        </w:rPr>
        <w:t xml:space="preserve">osine similarity networks; CA-Base: </w:t>
      </w:r>
      <w:r w:rsidR="0035763B" w:rsidRPr="00E65005">
        <w:rPr>
          <w:rFonts w:ascii="Times New Roman" w:hAnsi="Times New Roman" w:cs="Times New Roman"/>
          <w:sz w:val="24"/>
          <w:szCs w:val="24"/>
        </w:rPr>
        <w:t>b</w:t>
      </w:r>
      <w:r w:rsidRPr="00E65005">
        <w:rPr>
          <w:rFonts w:ascii="Times New Roman" w:hAnsi="Times New Roman" w:cs="Times New Roman"/>
          <w:sz w:val="24"/>
          <w:szCs w:val="24"/>
        </w:rPr>
        <w:t xml:space="preserve">idirectional cross-attention with frozen protein and ligand encoders; CA-Lig: </w:t>
      </w:r>
      <w:r w:rsidR="0035763B" w:rsidRPr="00E65005">
        <w:rPr>
          <w:rFonts w:ascii="Times New Roman" w:hAnsi="Times New Roman" w:cs="Times New Roman"/>
          <w:sz w:val="24"/>
          <w:szCs w:val="24"/>
        </w:rPr>
        <w:t>f</w:t>
      </w:r>
      <w:r w:rsidRPr="00E65005">
        <w:rPr>
          <w:rFonts w:ascii="Times New Roman" w:hAnsi="Times New Roman" w:cs="Times New Roman"/>
          <w:sz w:val="24"/>
          <w:szCs w:val="24"/>
        </w:rPr>
        <w:t xml:space="preserve">ine-tuned ligand encoders; CA-Prot: </w:t>
      </w:r>
      <w:r w:rsidR="0035763B" w:rsidRPr="00E65005">
        <w:rPr>
          <w:rFonts w:ascii="Times New Roman" w:hAnsi="Times New Roman" w:cs="Times New Roman"/>
          <w:sz w:val="24"/>
          <w:szCs w:val="24"/>
        </w:rPr>
        <w:t>f</w:t>
      </w:r>
      <w:r w:rsidRPr="00E65005">
        <w:rPr>
          <w:rFonts w:ascii="Times New Roman" w:hAnsi="Times New Roman" w:cs="Times New Roman"/>
          <w:sz w:val="24"/>
          <w:szCs w:val="24"/>
        </w:rPr>
        <w:t xml:space="preserve">ine-tuned protein encoders; CA-Full: </w:t>
      </w:r>
      <w:r w:rsidR="0035763B" w:rsidRPr="00E65005">
        <w:rPr>
          <w:rFonts w:ascii="Times New Roman" w:hAnsi="Times New Roman" w:cs="Times New Roman"/>
          <w:sz w:val="24"/>
          <w:szCs w:val="24"/>
        </w:rPr>
        <w:t>f</w:t>
      </w:r>
      <w:r w:rsidRPr="00E65005">
        <w:rPr>
          <w:rFonts w:ascii="Times New Roman" w:hAnsi="Times New Roman" w:cs="Times New Roman"/>
          <w:sz w:val="24"/>
          <w:szCs w:val="24"/>
        </w:rPr>
        <w:t>ine-tuned ligand and protein encoders; XGB: XGBoost; NS: not significant</w:t>
      </w:r>
      <w:r w:rsidR="0035763B" w:rsidRPr="00E65005">
        <w:rPr>
          <w:rFonts w:ascii="Times New Roman" w:hAnsi="Times New Roman" w:cs="Times New Roman"/>
          <w:sz w:val="24"/>
          <w:szCs w:val="24"/>
        </w:rPr>
        <w:t>.</w:t>
      </w:r>
      <w:bookmarkEnd w:id="90"/>
    </w:p>
    <w:p w14:paraId="17EF991C" w14:textId="5F8DC9A4" w:rsidR="00A21639" w:rsidRPr="00BA2F87" w:rsidRDefault="00A21639" w:rsidP="00A21639">
      <w:pPr>
        <w:spacing w:afterLines="40" w:after="96" w:line="480" w:lineRule="auto"/>
        <w:rPr>
          <w:rFonts w:ascii="Times New Roman" w:hAnsi="Times New Roman" w:cs="Times New Roman"/>
          <w:sz w:val="24"/>
          <w:szCs w:val="24"/>
        </w:rPr>
      </w:pPr>
      <w:r w:rsidRPr="00E65005">
        <w:rPr>
          <w:rFonts w:ascii="Times New Roman" w:hAnsi="Times New Roman" w:cs="Times New Roman"/>
          <w:b/>
          <w:bCs/>
          <w:sz w:val="24"/>
          <w:szCs w:val="24"/>
        </w:rPr>
        <w:t>Figure 4.</w:t>
      </w:r>
      <w:r w:rsidRPr="00E65005">
        <w:rPr>
          <w:rFonts w:ascii="Times New Roman" w:hAnsi="Times New Roman" w:cs="Times New Roman"/>
          <w:sz w:val="24"/>
          <w:szCs w:val="24"/>
        </w:rPr>
        <w:t xml:space="preserve"> Comparison of model performance </w:t>
      </w:r>
      <w:r w:rsidR="0039742D" w:rsidRPr="00E65005">
        <w:rPr>
          <w:rFonts w:ascii="Times New Roman" w:hAnsi="Times New Roman" w:cs="Times New Roman"/>
          <w:sz w:val="24"/>
          <w:szCs w:val="24"/>
        </w:rPr>
        <w:t>o</w:t>
      </w:r>
      <w:r w:rsidRPr="00E65005">
        <w:rPr>
          <w:rFonts w:ascii="Times New Roman" w:hAnsi="Times New Roman" w:cs="Times New Roman"/>
          <w:sz w:val="24"/>
          <w:szCs w:val="24"/>
        </w:rPr>
        <w:t>n the test set (unseen ligands). (</w:t>
      </w:r>
      <w:r w:rsidRPr="00BA2F87">
        <w:rPr>
          <w:rFonts w:ascii="Times New Roman" w:hAnsi="Times New Roman" w:cs="Times New Roman"/>
          <w:b/>
          <w:bCs/>
          <w:sz w:val="24"/>
          <w:szCs w:val="24"/>
        </w:rPr>
        <w:t>a</w:t>
      </w:r>
      <w:r w:rsidRPr="00BA2F87">
        <w:rPr>
          <w:rFonts w:ascii="Times New Roman" w:hAnsi="Times New Roman" w:cs="Times New Roman"/>
          <w:sz w:val="24"/>
          <w:szCs w:val="24"/>
        </w:rPr>
        <w:t xml:space="preserve">) Boxplots comparing the </w:t>
      </w:r>
      <w:r w:rsidR="0039742D" w:rsidRPr="00BA2F87">
        <w:rPr>
          <w:rFonts w:ascii="Times New Roman" w:hAnsi="Times New Roman" w:cs="Times New Roman"/>
          <w:sz w:val="24"/>
          <w:szCs w:val="24"/>
        </w:rPr>
        <w:t>a</w:t>
      </w:r>
      <w:r w:rsidRPr="00BA2F87">
        <w:rPr>
          <w:rFonts w:ascii="Times New Roman" w:hAnsi="Times New Roman" w:cs="Times New Roman"/>
          <w:sz w:val="24"/>
          <w:szCs w:val="24"/>
        </w:rPr>
        <w:t>rea under the receiver</w:t>
      </w:r>
      <w:r w:rsidR="0039742D" w:rsidRPr="00BA2F87">
        <w:rPr>
          <w:rFonts w:ascii="Times New Roman" w:hAnsi="Times New Roman" w:cs="Times New Roman"/>
          <w:sz w:val="24"/>
          <w:szCs w:val="24"/>
        </w:rPr>
        <w:t xml:space="preserve"> </w:t>
      </w:r>
      <w:r w:rsidRPr="00BA2F87">
        <w:rPr>
          <w:rFonts w:ascii="Times New Roman" w:hAnsi="Times New Roman" w:cs="Times New Roman"/>
          <w:sz w:val="24"/>
          <w:szCs w:val="24"/>
        </w:rPr>
        <w:t>operat</w:t>
      </w:r>
      <w:r w:rsidR="0039742D" w:rsidRPr="00BA2F87">
        <w:rPr>
          <w:rFonts w:ascii="Times New Roman" w:hAnsi="Times New Roman" w:cs="Times New Roman"/>
          <w:sz w:val="24"/>
          <w:szCs w:val="24"/>
        </w:rPr>
        <w:t>ing</w:t>
      </w:r>
      <w:r w:rsidRPr="00BA2F87">
        <w:rPr>
          <w:rFonts w:ascii="Times New Roman" w:hAnsi="Times New Roman" w:cs="Times New Roman"/>
          <w:sz w:val="24"/>
          <w:szCs w:val="24"/>
        </w:rPr>
        <w:t xml:space="preserve"> characteristic curve (AUROC) for our seven models</w:t>
      </w:r>
      <w:r w:rsidR="0039742D" w:rsidRPr="00BA2F87">
        <w:rPr>
          <w:rFonts w:ascii="Times New Roman" w:hAnsi="Times New Roman" w:cs="Times New Roman"/>
          <w:sz w:val="24"/>
          <w:szCs w:val="24"/>
        </w:rPr>
        <w:t>.</w:t>
      </w:r>
      <w:r w:rsidRPr="00BA2F87">
        <w:rPr>
          <w:rFonts w:ascii="Times New Roman" w:hAnsi="Times New Roman" w:cs="Times New Roman"/>
          <w:sz w:val="24"/>
          <w:szCs w:val="24"/>
        </w:rPr>
        <w:t xml:space="preserve"> (</w:t>
      </w:r>
      <w:r w:rsidRPr="00BA2F87">
        <w:rPr>
          <w:rFonts w:ascii="Times New Roman" w:hAnsi="Times New Roman" w:cs="Times New Roman"/>
          <w:b/>
          <w:bCs/>
          <w:sz w:val="24"/>
          <w:szCs w:val="24"/>
        </w:rPr>
        <w:t>b</w:t>
      </w:r>
      <w:r w:rsidRPr="00BA2F87">
        <w:rPr>
          <w:rFonts w:ascii="Times New Roman" w:hAnsi="Times New Roman" w:cs="Times New Roman"/>
          <w:sz w:val="24"/>
          <w:szCs w:val="24"/>
        </w:rPr>
        <w:t xml:space="preserve">) Sign plots showing the pairwise significance matrices obtained using </w:t>
      </w:r>
      <w:r w:rsidR="00540AAE">
        <w:rPr>
          <w:rFonts w:ascii="Times New Roman" w:hAnsi="Times New Roman" w:cs="Times New Roman"/>
          <w:sz w:val="24"/>
          <w:szCs w:val="24"/>
        </w:rPr>
        <w:t xml:space="preserve">pairwise </w:t>
      </w:r>
      <w:r w:rsidRPr="00BA2F87">
        <w:rPr>
          <w:rFonts w:ascii="Times New Roman" w:hAnsi="Times New Roman" w:cs="Times New Roman"/>
          <w:sz w:val="24"/>
          <w:szCs w:val="24"/>
        </w:rPr>
        <w:lastRenderedPageBreak/>
        <w:t xml:space="preserve">Conover-Friedman test. </w:t>
      </w:r>
      <w:r w:rsidR="00150E9B" w:rsidRPr="00150E9B">
        <w:rPr>
          <w:rFonts w:ascii="Times New Roman" w:hAnsi="Times New Roman" w:cs="Times New Roman"/>
          <w:sz w:val="24"/>
          <w:szCs w:val="24"/>
        </w:rPr>
        <w:t>Cell color represents the corrected p-value for the difference between the two methods in the rows and columns.</w:t>
      </w:r>
      <w:r w:rsidR="00150E9B">
        <w:rPr>
          <w:rFonts w:ascii="Times New Roman" w:hAnsi="Times New Roman" w:cs="Times New Roman"/>
          <w:sz w:val="24"/>
          <w:szCs w:val="24"/>
        </w:rPr>
        <w:t xml:space="preserve"> </w:t>
      </w:r>
      <w:r w:rsidR="0039742D" w:rsidRPr="00BA2F87">
        <w:rPr>
          <w:rFonts w:ascii="Times New Roman" w:hAnsi="Times New Roman" w:cs="Times New Roman"/>
          <w:sz w:val="24"/>
          <w:szCs w:val="24"/>
        </w:rPr>
        <w:t xml:space="preserve">CosSim: dual-projection </w:t>
      </w:r>
      <w:r w:rsidR="00F5082F">
        <w:rPr>
          <w:rFonts w:ascii="Times New Roman" w:hAnsi="Times New Roman" w:cs="Times New Roman"/>
          <w:sz w:val="24"/>
          <w:szCs w:val="24"/>
        </w:rPr>
        <w:t>c</w:t>
      </w:r>
      <w:r w:rsidR="0039742D" w:rsidRPr="00BA2F87">
        <w:rPr>
          <w:rFonts w:ascii="Times New Roman" w:hAnsi="Times New Roman" w:cs="Times New Roman"/>
          <w:sz w:val="24"/>
          <w:szCs w:val="24"/>
        </w:rPr>
        <w:t>osine similarity networks; CA-Base: bidirectional cross-attention with frozen protein and ligand encoders; CA-Lig: fine-tuned ligand encoders; CA-Prot: fine-tuned protein encoders; CA-Full: fine-tuned ligand and protein encoders; XGB: XGBoost; NS: not significant.</w:t>
      </w:r>
    </w:p>
    <w:p w14:paraId="5DD17A59" w14:textId="7B9CFB43" w:rsidR="00A21639" w:rsidRPr="00BA2F87" w:rsidRDefault="00A21639" w:rsidP="00A21639">
      <w:pPr>
        <w:spacing w:afterLines="40" w:after="96" w:line="480" w:lineRule="auto"/>
        <w:rPr>
          <w:rFonts w:ascii="Times New Roman" w:hAnsi="Times New Roman" w:cs="Times New Roman"/>
          <w:sz w:val="24"/>
          <w:szCs w:val="24"/>
        </w:rPr>
      </w:pPr>
      <w:r w:rsidRPr="00BA2F87">
        <w:rPr>
          <w:rFonts w:ascii="Times New Roman" w:hAnsi="Times New Roman" w:cs="Times New Roman"/>
          <w:b/>
          <w:bCs/>
          <w:sz w:val="24"/>
          <w:szCs w:val="24"/>
        </w:rPr>
        <w:t>Figure 5.</w:t>
      </w:r>
      <w:r w:rsidRPr="00BA2F87">
        <w:rPr>
          <w:rFonts w:ascii="Times New Roman" w:hAnsi="Times New Roman" w:cs="Times New Roman"/>
          <w:sz w:val="24"/>
          <w:szCs w:val="24"/>
        </w:rPr>
        <w:t xml:space="preserve"> Comparison of model performance </w:t>
      </w:r>
      <w:r w:rsidR="0039742D" w:rsidRPr="00BA2F87">
        <w:rPr>
          <w:rFonts w:ascii="Times New Roman" w:hAnsi="Times New Roman" w:cs="Times New Roman"/>
          <w:sz w:val="24"/>
          <w:szCs w:val="24"/>
        </w:rPr>
        <w:t>o</w:t>
      </w:r>
      <w:r w:rsidRPr="00BA2F87">
        <w:rPr>
          <w:rFonts w:ascii="Times New Roman" w:hAnsi="Times New Roman" w:cs="Times New Roman"/>
          <w:sz w:val="24"/>
          <w:szCs w:val="24"/>
        </w:rPr>
        <w:t>n the test set (unseen proteins). (</w:t>
      </w:r>
      <w:r w:rsidRPr="00BA2F87">
        <w:rPr>
          <w:rFonts w:ascii="Times New Roman" w:hAnsi="Times New Roman" w:cs="Times New Roman"/>
          <w:b/>
          <w:bCs/>
          <w:sz w:val="24"/>
          <w:szCs w:val="24"/>
        </w:rPr>
        <w:t>a</w:t>
      </w:r>
      <w:r w:rsidRPr="00BA2F87">
        <w:rPr>
          <w:rFonts w:ascii="Times New Roman" w:hAnsi="Times New Roman" w:cs="Times New Roman"/>
          <w:sz w:val="24"/>
          <w:szCs w:val="24"/>
        </w:rPr>
        <w:t xml:space="preserve">) Boxplots comparing the </w:t>
      </w:r>
      <w:r w:rsidR="0039742D" w:rsidRPr="00BA2F87">
        <w:rPr>
          <w:rFonts w:ascii="Times New Roman" w:hAnsi="Times New Roman" w:cs="Times New Roman"/>
          <w:sz w:val="24"/>
          <w:szCs w:val="24"/>
        </w:rPr>
        <w:t>a</w:t>
      </w:r>
      <w:r w:rsidRPr="00BA2F87">
        <w:rPr>
          <w:rFonts w:ascii="Times New Roman" w:hAnsi="Times New Roman" w:cs="Times New Roman"/>
          <w:sz w:val="24"/>
          <w:szCs w:val="24"/>
        </w:rPr>
        <w:t>rea under the receiver</w:t>
      </w:r>
      <w:r w:rsidR="0039742D" w:rsidRPr="00BA2F87">
        <w:rPr>
          <w:rFonts w:ascii="Times New Roman" w:hAnsi="Times New Roman" w:cs="Times New Roman"/>
          <w:sz w:val="24"/>
          <w:szCs w:val="24"/>
        </w:rPr>
        <w:t xml:space="preserve"> </w:t>
      </w:r>
      <w:r w:rsidRPr="00BA2F87">
        <w:rPr>
          <w:rFonts w:ascii="Times New Roman" w:hAnsi="Times New Roman" w:cs="Times New Roman"/>
          <w:sz w:val="24"/>
          <w:szCs w:val="24"/>
        </w:rPr>
        <w:t>operat</w:t>
      </w:r>
      <w:r w:rsidR="0039742D" w:rsidRPr="00BA2F87">
        <w:rPr>
          <w:rFonts w:ascii="Times New Roman" w:hAnsi="Times New Roman" w:cs="Times New Roman"/>
          <w:sz w:val="24"/>
          <w:szCs w:val="24"/>
        </w:rPr>
        <w:t>ing</w:t>
      </w:r>
      <w:r w:rsidRPr="00BA2F87">
        <w:rPr>
          <w:rFonts w:ascii="Times New Roman" w:hAnsi="Times New Roman" w:cs="Times New Roman"/>
          <w:sz w:val="24"/>
          <w:szCs w:val="24"/>
        </w:rPr>
        <w:t xml:space="preserve"> characteristic curve (AUROC) for our seven models</w:t>
      </w:r>
      <w:r w:rsidR="0039742D" w:rsidRPr="00BA2F87">
        <w:rPr>
          <w:rFonts w:ascii="Times New Roman" w:hAnsi="Times New Roman" w:cs="Times New Roman"/>
          <w:sz w:val="24"/>
          <w:szCs w:val="24"/>
        </w:rPr>
        <w:t>.</w:t>
      </w:r>
      <w:r w:rsidRPr="00BA2F87">
        <w:rPr>
          <w:rFonts w:ascii="Times New Roman" w:hAnsi="Times New Roman" w:cs="Times New Roman"/>
          <w:sz w:val="24"/>
          <w:szCs w:val="24"/>
        </w:rPr>
        <w:t xml:space="preserve"> (</w:t>
      </w:r>
      <w:r w:rsidRPr="00BA2F87">
        <w:rPr>
          <w:rFonts w:ascii="Times New Roman" w:hAnsi="Times New Roman" w:cs="Times New Roman"/>
          <w:b/>
          <w:bCs/>
          <w:sz w:val="24"/>
          <w:szCs w:val="24"/>
        </w:rPr>
        <w:t>b</w:t>
      </w:r>
      <w:r w:rsidRPr="00BA2F87">
        <w:rPr>
          <w:rFonts w:ascii="Times New Roman" w:hAnsi="Times New Roman" w:cs="Times New Roman"/>
          <w:sz w:val="24"/>
          <w:szCs w:val="24"/>
        </w:rPr>
        <w:t>) Sign plots showing the pairwise significance matrices obtained using Conover-Friedman test.</w:t>
      </w:r>
      <w:r w:rsidR="0039742D" w:rsidRPr="00BA2F87">
        <w:rPr>
          <w:rFonts w:ascii="Times New Roman" w:hAnsi="Times New Roman" w:cs="Times New Roman"/>
          <w:sz w:val="24"/>
          <w:szCs w:val="24"/>
        </w:rPr>
        <w:t xml:space="preserve"> </w:t>
      </w:r>
      <w:r w:rsidR="00150E9B" w:rsidRPr="00150E9B">
        <w:rPr>
          <w:rFonts w:ascii="Times New Roman" w:hAnsi="Times New Roman" w:cs="Times New Roman"/>
          <w:sz w:val="24"/>
          <w:szCs w:val="24"/>
        </w:rPr>
        <w:t>Cell color represents the corrected p-value for the difference between the two methods in the rows and columns.</w:t>
      </w:r>
      <w:r w:rsidR="00150E9B">
        <w:rPr>
          <w:rFonts w:ascii="Times New Roman" w:hAnsi="Times New Roman" w:cs="Times New Roman"/>
          <w:sz w:val="24"/>
          <w:szCs w:val="24"/>
        </w:rPr>
        <w:t xml:space="preserve"> </w:t>
      </w:r>
      <w:r w:rsidR="0039742D" w:rsidRPr="00BA2F87">
        <w:rPr>
          <w:rFonts w:ascii="Times New Roman" w:hAnsi="Times New Roman" w:cs="Times New Roman"/>
          <w:sz w:val="24"/>
          <w:szCs w:val="24"/>
        </w:rPr>
        <w:t xml:space="preserve">CosSim: dual-projection </w:t>
      </w:r>
      <w:r w:rsidR="00F5082F">
        <w:rPr>
          <w:rFonts w:ascii="Times New Roman" w:hAnsi="Times New Roman" w:cs="Times New Roman"/>
          <w:sz w:val="24"/>
          <w:szCs w:val="24"/>
        </w:rPr>
        <w:t>c</w:t>
      </w:r>
      <w:r w:rsidR="0039742D" w:rsidRPr="00BA2F87">
        <w:rPr>
          <w:rFonts w:ascii="Times New Roman" w:hAnsi="Times New Roman" w:cs="Times New Roman"/>
          <w:sz w:val="24"/>
          <w:szCs w:val="24"/>
        </w:rPr>
        <w:t>osine similarity networks; CA-Base: bidirectional cross-attention with frozen protein and ligand encoders; CA-Lig: fine-tuned ligand encoders; CA-Prot: fine-tuned protein encoders; CA-Full: fine-tuned ligand and protein encoders; XGB: XGBoost; NS: not significant.</w:t>
      </w:r>
    </w:p>
    <w:p w14:paraId="6DB9C367" w14:textId="77777777" w:rsidR="00A21639" w:rsidRDefault="00A21639" w:rsidP="00A21639">
      <w:pPr>
        <w:rPr>
          <w:rFonts w:ascii="Times New Roman" w:hAnsi="Times New Roman" w:cs="Times New Roman"/>
        </w:rPr>
      </w:pPr>
      <w:r>
        <w:rPr>
          <w:rFonts w:ascii="Times New Roman" w:hAnsi="Times New Roman" w:cs="Times New Roman"/>
        </w:rPr>
        <w:br w:type="page"/>
      </w:r>
    </w:p>
    <w:p w14:paraId="24FA101B" w14:textId="52108AEF" w:rsidR="00A21639" w:rsidRDefault="00A21639" w:rsidP="00BA2F87">
      <w:pPr>
        <w:spacing w:after="120"/>
        <w:rPr>
          <w:rFonts w:ascii="Times New Roman" w:hAnsi="Times New Roman" w:cs="Times New Roman"/>
        </w:rPr>
      </w:pPr>
      <w:r w:rsidRPr="00FC7BDF">
        <w:rPr>
          <w:rFonts w:ascii="Times New Roman" w:hAnsi="Times New Roman" w:cs="Times New Roman"/>
          <w:b/>
          <w:bCs/>
        </w:rPr>
        <w:lastRenderedPageBreak/>
        <w:t>Table 1.</w:t>
      </w:r>
      <w:r>
        <w:rPr>
          <w:rFonts w:ascii="Times New Roman" w:hAnsi="Times New Roman" w:cs="Times New Roman"/>
        </w:rPr>
        <w:t xml:space="preserve"> Performance metrics </w:t>
      </w:r>
      <w:r w:rsidR="002A2AA0">
        <w:rPr>
          <w:rFonts w:ascii="Times New Roman" w:hAnsi="Times New Roman" w:cs="Times New Roman"/>
        </w:rPr>
        <w:t>for</w:t>
      </w:r>
      <w:r>
        <w:rPr>
          <w:rFonts w:ascii="Times New Roman" w:hAnsi="Times New Roman" w:cs="Times New Roman"/>
        </w:rPr>
        <w:t xml:space="preserve"> the seven models </w:t>
      </w:r>
      <w:r w:rsidR="002A2AA0">
        <w:rPr>
          <w:rFonts w:ascii="Times New Roman" w:hAnsi="Times New Roman" w:cs="Times New Roman"/>
        </w:rPr>
        <w:t>on</w:t>
      </w:r>
      <w:r>
        <w:rPr>
          <w:rFonts w:ascii="Times New Roman" w:hAnsi="Times New Roman" w:cs="Times New Roman"/>
        </w:rPr>
        <w:t xml:space="preserve"> the validation set</w:t>
      </w:r>
    </w:p>
    <w:tbl>
      <w:tblPr>
        <w:tblW w:w="9520" w:type="dxa"/>
        <w:tblCellMar>
          <w:left w:w="0" w:type="dxa"/>
          <w:right w:w="0" w:type="dxa"/>
        </w:tblCellMar>
        <w:tblLook w:val="0420" w:firstRow="1" w:lastRow="0" w:firstColumn="0" w:lastColumn="0" w:noHBand="0" w:noVBand="1"/>
      </w:tblPr>
      <w:tblGrid>
        <w:gridCol w:w="1778"/>
        <w:gridCol w:w="1537"/>
        <w:gridCol w:w="1538"/>
        <w:gridCol w:w="1557"/>
        <w:gridCol w:w="1534"/>
        <w:gridCol w:w="1576"/>
      </w:tblGrid>
      <w:tr w:rsidR="00A21639" w:rsidRPr="006403F5" w14:paraId="5DDFE4E4" w14:textId="77777777" w:rsidTr="00771882">
        <w:trPr>
          <w:trHeight w:val="546"/>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28489654" w14:textId="77777777" w:rsidR="00A21639" w:rsidRPr="006403F5" w:rsidRDefault="00A21639" w:rsidP="00771882">
            <w:pPr>
              <w:rPr>
                <w:rFonts w:ascii="Times New Roman" w:hAnsi="Times New Roman" w:cs="Times New Roman"/>
              </w:rPr>
            </w:pPr>
            <w:r w:rsidRPr="006403F5">
              <w:rPr>
                <w:rFonts w:ascii="Times New Roman" w:hAnsi="Times New Roman" w:cs="Times New Roman"/>
                <w:b/>
                <w:bCs/>
              </w:rPr>
              <w:t>Model</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03BBE90A"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b/>
                <w:bCs/>
              </w:rPr>
              <w:t>Accuracy</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5AE7D3E9"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b/>
                <w:bCs/>
              </w:rPr>
              <w:t>Sensitivity</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0AB98317"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b/>
                <w:bCs/>
              </w:rPr>
              <w:t>Specificity</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09E6BCFC"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b/>
                <w:bCs/>
              </w:rPr>
              <w:t>MCC</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73ECC8CA" w14:textId="77777777" w:rsidR="00A21639" w:rsidRPr="006403F5" w:rsidRDefault="00A21639" w:rsidP="00771882">
            <w:pPr>
              <w:jc w:val="center"/>
              <w:rPr>
                <w:rFonts w:ascii="Times New Roman" w:hAnsi="Times New Roman" w:cs="Times New Roman"/>
              </w:rPr>
            </w:pPr>
            <w:r>
              <w:rPr>
                <w:rFonts w:ascii="Times New Roman" w:hAnsi="Times New Roman" w:cs="Times New Roman"/>
                <w:b/>
                <w:bCs/>
              </w:rPr>
              <w:t>AUROC</w:t>
            </w:r>
          </w:p>
        </w:tc>
      </w:tr>
      <w:tr w:rsidR="00A21639" w:rsidRPr="006403F5" w14:paraId="7DDEE864"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715CF43D" w14:textId="77777777" w:rsidR="00A21639" w:rsidRPr="006403F5" w:rsidRDefault="00A21639" w:rsidP="00771882">
            <w:pPr>
              <w:rPr>
                <w:rFonts w:ascii="Times New Roman" w:hAnsi="Times New Roman" w:cs="Times New Roman"/>
              </w:rPr>
            </w:pPr>
            <w:r w:rsidRPr="006403F5">
              <w:rPr>
                <w:rFonts w:ascii="Times New Roman" w:hAnsi="Times New Roman" w:cs="Times New Roman"/>
              </w:rPr>
              <w:t>CosSim</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612BA34"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0.807 ± 0.004</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77E220C"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0.753 ± 0.013</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CED194C"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0.849 ± 0.008</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EF06AE0"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0.607 ± 0.007</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840ED5D" w14:textId="77777777" w:rsidR="00A21639" w:rsidRPr="0079710B" w:rsidRDefault="00A21639" w:rsidP="00771882">
            <w:pPr>
              <w:jc w:val="center"/>
              <w:rPr>
                <w:rFonts w:ascii="Times New Roman" w:hAnsi="Times New Roman" w:cs="Times New Roman"/>
              </w:rPr>
            </w:pPr>
            <w:r w:rsidRPr="0079710B">
              <w:rPr>
                <w:rFonts w:ascii="Times New Roman" w:hAnsi="Times New Roman" w:cs="Times New Roman"/>
              </w:rPr>
              <w:t>0.884 ± 0.001</w:t>
            </w:r>
          </w:p>
        </w:tc>
      </w:tr>
      <w:tr w:rsidR="00A21639" w:rsidRPr="006403F5" w14:paraId="47E641E3"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6B863BD6" w14:textId="77777777" w:rsidR="00A21639" w:rsidRPr="006403F5" w:rsidRDefault="00A21639" w:rsidP="00771882">
            <w:pPr>
              <w:rPr>
                <w:rFonts w:ascii="Times New Roman" w:hAnsi="Times New Roman" w:cs="Times New Roman"/>
              </w:rPr>
            </w:pPr>
            <w:r w:rsidRPr="006403F5">
              <w:rPr>
                <w:rFonts w:ascii="Times New Roman" w:hAnsi="Times New Roman" w:cs="Times New Roman"/>
              </w:rPr>
              <w:t>Transformers</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7B27628"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0.809 ± 0.002</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46BA849"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0.798 ± 0.011</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123C480"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0.819 ± 0.010</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4361D04"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0.615 ± 0.003</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B041D56" w14:textId="77777777" w:rsidR="00A21639" w:rsidRPr="0079710B" w:rsidRDefault="00A21639" w:rsidP="00771882">
            <w:pPr>
              <w:jc w:val="center"/>
              <w:rPr>
                <w:rFonts w:ascii="Times New Roman" w:hAnsi="Times New Roman" w:cs="Times New Roman"/>
              </w:rPr>
            </w:pPr>
            <w:r w:rsidRPr="0079710B">
              <w:rPr>
                <w:rFonts w:ascii="Times New Roman" w:hAnsi="Times New Roman" w:cs="Times New Roman"/>
              </w:rPr>
              <w:t>0.881 ± 0.001</w:t>
            </w:r>
          </w:p>
        </w:tc>
      </w:tr>
      <w:tr w:rsidR="00A21639" w:rsidRPr="006403F5" w14:paraId="4B86946F"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677A6C8A" w14:textId="77777777" w:rsidR="00A21639" w:rsidRPr="006403F5" w:rsidRDefault="00A21639" w:rsidP="00771882">
            <w:pPr>
              <w:rPr>
                <w:rFonts w:ascii="Times New Roman" w:hAnsi="Times New Roman" w:cs="Times New Roman"/>
              </w:rPr>
            </w:pPr>
            <w:r w:rsidRPr="006403F5">
              <w:rPr>
                <w:rFonts w:ascii="Times New Roman" w:hAnsi="Times New Roman" w:cs="Times New Roman"/>
              </w:rPr>
              <w:t>CA-Base</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EA2EA7C"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0.813 ± 0.004</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B0A76A8"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0.795 ± 0.029</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B76DC2E"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0.827 ± 0.028</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9E99FB0"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0.622 ± 0.006</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29FE7A7" w14:textId="77777777" w:rsidR="00A21639" w:rsidRPr="0079710B" w:rsidRDefault="00A21639" w:rsidP="00771882">
            <w:pPr>
              <w:jc w:val="center"/>
              <w:rPr>
                <w:rFonts w:ascii="Times New Roman" w:hAnsi="Times New Roman" w:cs="Times New Roman"/>
              </w:rPr>
            </w:pPr>
            <w:r w:rsidRPr="0079710B">
              <w:rPr>
                <w:rFonts w:ascii="Times New Roman" w:hAnsi="Times New Roman" w:cs="Times New Roman"/>
              </w:rPr>
              <w:t>0.891 ± 0.002</w:t>
            </w:r>
          </w:p>
        </w:tc>
      </w:tr>
      <w:tr w:rsidR="00A21639" w:rsidRPr="006403F5" w14:paraId="76B328C1"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04F94AF6" w14:textId="77777777" w:rsidR="00A21639" w:rsidRPr="006403F5" w:rsidRDefault="00A21639" w:rsidP="00771882">
            <w:pPr>
              <w:rPr>
                <w:rFonts w:ascii="Times New Roman" w:hAnsi="Times New Roman" w:cs="Times New Roman"/>
              </w:rPr>
            </w:pPr>
            <w:r w:rsidRPr="006403F5">
              <w:rPr>
                <w:rFonts w:ascii="Times New Roman" w:hAnsi="Times New Roman" w:cs="Times New Roman"/>
              </w:rPr>
              <w:t>CA-Lig</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ABD614F"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0.831 ± 0.002</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E4AF866"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0.803 ± 0.026</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D28660E"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0.852 ± 0.017</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1DFEA73"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0.656 ± 0.005</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631FC90" w14:textId="77777777" w:rsidR="00A21639" w:rsidRPr="0079710B" w:rsidRDefault="00A21639" w:rsidP="00771882">
            <w:pPr>
              <w:jc w:val="center"/>
              <w:rPr>
                <w:rFonts w:ascii="Times New Roman" w:hAnsi="Times New Roman" w:cs="Times New Roman"/>
              </w:rPr>
            </w:pPr>
            <w:r w:rsidRPr="0079710B">
              <w:rPr>
                <w:rFonts w:ascii="Times New Roman" w:hAnsi="Times New Roman" w:cs="Times New Roman"/>
              </w:rPr>
              <w:t>0.907 ± 0.001</w:t>
            </w:r>
          </w:p>
        </w:tc>
      </w:tr>
      <w:tr w:rsidR="00A21639" w:rsidRPr="006403F5" w14:paraId="6AF7B9BB"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522F6B79" w14:textId="77777777" w:rsidR="00A21639" w:rsidRPr="006403F5" w:rsidRDefault="00A21639" w:rsidP="00771882">
            <w:pPr>
              <w:rPr>
                <w:rFonts w:ascii="Times New Roman" w:hAnsi="Times New Roman" w:cs="Times New Roman"/>
              </w:rPr>
            </w:pPr>
            <w:r w:rsidRPr="006403F5">
              <w:rPr>
                <w:rFonts w:ascii="Times New Roman" w:hAnsi="Times New Roman" w:cs="Times New Roman"/>
              </w:rPr>
              <w:t>CA-Prot</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03AE870"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0.747 ± 0.005</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EF3BE3E"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0.711 ± 0.020</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7D63B27"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0.776 ± 0.014</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0A7F4F4"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0.487 ± 0.009</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66CE772" w14:textId="77777777" w:rsidR="00A21639" w:rsidRPr="0079710B" w:rsidRDefault="00A21639" w:rsidP="00771882">
            <w:pPr>
              <w:jc w:val="center"/>
              <w:rPr>
                <w:rFonts w:ascii="Times New Roman" w:hAnsi="Times New Roman" w:cs="Times New Roman"/>
              </w:rPr>
            </w:pPr>
            <w:r w:rsidRPr="0079710B">
              <w:rPr>
                <w:rFonts w:ascii="Times New Roman" w:hAnsi="Times New Roman" w:cs="Times New Roman"/>
              </w:rPr>
              <w:t>0.774 ± 0.018</w:t>
            </w:r>
          </w:p>
        </w:tc>
      </w:tr>
      <w:tr w:rsidR="00A21639" w:rsidRPr="006403F5" w14:paraId="6C2A5B41"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3C9D396A" w14:textId="77777777" w:rsidR="00A21639" w:rsidRPr="006403F5" w:rsidRDefault="00A21639" w:rsidP="00771882">
            <w:pPr>
              <w:rPr>
                <w:rFonts w:ascii="Times New Roman" w:hAnsi="Times New Roman" w:cs="Times New Roman"/>
              </w:rPr>
            </w:pPr>
            <w:r w:rsidRPr="006403F5">
              <w:rPr>
                <w:rFonts w:ascii="Times New Roman" w:hAnsi="Times New Roman" w:cs="Times New Roman"/>
              </w:rPr>
              <w:t>CA-Full</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6B0625C"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0.772 ± 0.003</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7BA4EDE"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0.715 ± 0.015</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17086C4"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0.818 ± 0.015</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4EF1188"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0.537 ± 0.006</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280397D" w14:textId="77777777" w:rsidR="00A21639" w:rsidRPr="0079710B" w:rsidRDefault="00A21639" w:rsidP="00771882">
            <w:pPr>
              <w:jc w:val="center"/>
              <w:rPr>
                <w:rFonts w:ascii="Times New Roman" w:hAnsi="Times New Roman" w:cs="Times New Roman"/>
              </w:rPr>
            </w:pPr>
            <w:r w:rsidRPr="0079710B">
              <w:rPr>
                <w:rFonts w:ascii="Times New Roman" w:hAnsi="Times New Roman" w:cs="Times New Roman"/>
              </w:rPr>
              <w:t>0.786 ± 0.023</w:t>
            </w:r>
          </w:p>
        </w:tc>
      </w:tr>
      <w:tr w:rsidR="00A21639" w:rsidRPr="006403F5" w14:paraId="7D9E9D2E"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FBCD91" w14:textId="77777777" w:rsidR="00A21639" w:rsidRPr="006403F5" w:rsidRDefault="00A21639" w:rsidP="00771882">
            <w:pPr>
              <w:rPr>
                <w:rFonts w:ascii="Times New Roman" w:hAnsi="Times New Roman" w:cs="Times New Roman"/>
              </w:rPr>
            </w:pPr>
            <w:r w:rsidRPr="006403F5">
              <w:rPr>
                <w:rFonts w:ascii="Times New Roman" w:hAnsi="Times New Roman" w:cs="Times New Roman"/>
              </w:rPr>
              <w:t>XGB</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A09FE61"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0.773 ± 0.002</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C70ACC0"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0.718 ± 0.004</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9A00F9A"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0.817 ± 0.003</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C835637" w14:textId="77777777" w:rsidR="00A21639" w:rsidRPr="006403F5" w:rsidRDefault="00A21639" w:rsidP="00771882">
            <w:pPr>
              <w:jc w:val="center"/>
              <w:rPr>
                <w:rFonts w:ascii="Times New Roman" w:hAnsi="Times New Roman" w:cs="Times New Roman"/>
              </w:rPr>
            </w:pPr>
            <w:r w:rsidRPr="006403F5">
              <w:rPr>
                <w:rFonts w:ascii="Times New Roman" w:hAnsi="Times New Roman" w:cs="Times New Roman"/>
              </w:rPr>
              <w:t>0.539 ± 0.004</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58F82ED" w14:textId="77777777" w:rsidR="00A21639" w:rsidRPr="0079710B" w:rsidRDefault="00A21639" w:rsidP="00771882">
            <w:pPr>
              <w:jc w:val="center"/>
              <w:rPr>
                <w:rFonts w:ascii="Times New Roman" w:hAnsi="Times New Roman" w:cs="Times New Roman"/>
              </w:rPr>
            </w:pPr>
            <w:r w:rsidRPr="0079710B">
              <w:rPr>
                <w:rFonts w:ascii="Times New Roman" w:hAnsi="Times New Roman" w:cs="Times New Roman"/>
              </w:rPr>
              <w:t>0.859 ± 0.001</w:t>
            </w:r>
          </w:p>
        </w:tc>
      </w:tr>
    </w:tbl>
    <w:p w14:paraId="4900DACE" w14:textId="6473C874" w:rsidR="00A21639" w:rsidRDefault="002A2AA0" w:rsidP="00BA2F87">
      <w:pPr>
        <w:spacing w:before="120" w:after="0"/>
        <w:rPr>
          <w:rFonts w:ascii="Times New Roman" w:hAnsi="Times New Roman" w:cs="Times New Roman"/>
        </w:rPr>
      </w:pPr>
      <w:r>
        <w:rPr>
          <w:rFonts w:ascii="Times New Roman" w:hAnsi="Times New Roman" w:cs="Times New Roman"/>
        </w:rPr>
        <w:t xml:space="preserve">MCC: Matthews correlation coefficient; AUROC: </w:t>
      </w:r>
      <w:r w:rsidRPr="002A2AA0">
        <w:rPr>
          <w:rFonts w:ascii="Times New Roman" w:hAnsi="Times New Roman" w:cs="Times New Roman"/>
        </w:rPr>
        <w:t>area under the receiver operating characteristic curve</w:t>
      </w:r>
      <w:r>
        <w:rPr>
          <w:rFonts w:ascii="Times New Roman" w:hAnsi="Times New Roman" w:cs="Times New Roman"/>
        </w:rPr>
        <w:t xml:space="preserve">; </w:t>
      </w:r>
      <w:r w:rsidR="00F5082F" w:rsidRPr="00F5082F">
        <w:rPr>
          <w:rFonts w:ascii="Times New Roman" w:hAnsi="Times New Roman" w:cs="Times New Roman"/>
        </w:rPr>
        <w:t xml:space="preserve">CosSim: dual-projection </w:t>
      </w:r>
      <w:r w:rsidR="00F5082F">
        <w:rPr>
          <w:rFonts w:ascii="Times New Roman" w:hAnsi="Times New Roman" w:cs="Times New Roman"/>
        </w:rPr>
        <w:t>c</w:t>
      </w:r>
      <w:r w:rsidR="00F5082F" w:rsidRPr="00F5082F">
        <w:rPr>
          <w:rFonts w:ascii="Times New Roman" w:hAnsi="Times New Roman" w:cs="Times New Roman"/>
        </w:rPr>
        <w:t>osine similarity networks; CA-Base: bidirectional cross-attention with frozen protein and ligand encoders; CA-Lig: fine-tuned ligand encoders; CA-Prot: fine-tuned protein encoders; CA-Full: fine-tuned ligand and protein encoders; XGB: XGBoost</w:t>
      </w:r>
      <w:r w:rsidR="00F5082F">
        <w:rPr>
          <w:rFonts w:ascii="Times New Roman" w:hAnsi="Times New Roman" w:cs="Times New Roman"/>
        </w:rPr>
        <w:t>.</w:t>
      </w:r>
    </w:p>
    <w:p w14:paraId="40D6FCA8" w14:textId="77777777" w:rsidR="00A21639" w:rsidRDefault="00A21639" w:rsidP="00A21639">
      <w:pPr>
        <w:rPr>
          <w:rFonts w:ascii="Times New Roman" w:hAnsi="Times New Roman" w:cs="Times New Roman"/>
        </w:rPr>
      </w:pPr>
      <w:r>
        <w:rPr>
          <w:rFonts w:ascii="Times New Roman" w:hAnsi="Times New Roman" w:cs="Times New Roman"/>
        </w:rPr>
        <w:br w:type="page"/>
      </w:r>
    </w:p>
    <w:p w14:paraId="12A7A17C" w14:textId="2BC00DFF" w:rsidR="00A21639" w:rsidRDefault="00A21639" w:rsidP="00BA2F87">
      <w:pPr>
        <w:spacing w:after="120"/>
        <w:rPr>
          <w:rFonts w:ascii="Times New Roman" w:hAnsi="Times New Roman" w:cs="Times New Roman"/>
        </w:rPr>
      </w:pPr>
      <w:r w:rsidRPr="00FC7BDF">
        <w:rPr>
          <w:rFonts w:ascii="Times New Roman" w:hAnsi="Times New Roman" w:cs="Times New Roman"/>
          <w:b/>
          <w:bCs/>
        </w:rPr>
        <w:lastRenderedPageBreak/>
        <w:t xml:space="preserve">Table </w:t>
      </w:r>
      <w:r>
        <w:rPr>
          <w:rFonts w:ascii="Times New Roman" w:hAnsi="Times New Roman" w:cs="Times New Roman"/>
          <w:b/>
          <w:bCs/>
        </w:rPr>
        <w:t>2</w:t>
      </w:r>
      <w:r w:rsidRPr="00FC7BDF">
        <w:rPr>
          <w:rFonts w:ascii="Times New Roman" w:hAnsi="Times New Roman" w:cs="Times New Roman"/>
          <w:b/>
          <w:bCs/>
        </w:rPr>
        <w:t>.</w:t>
      </w:r>
      <w:r>
        <w:rPr>
          <w:rFonts w:ascii="Times New Roman" w:hAnsi="Times New Roman" w:cs="Times New Roman"/>
        </w:rPr>
        <w:t xml:space="preserve"> Performance metrics </w:t>
      </w:r>
      <w:r w:rsidR="00F5082F">
        <w:rPr>
          <w:rFonts w:ascii="Times New Roman" w:hAnsi="Times New Roman" w:cs="Times New Roman"/>
        </w:rPr>
        <w:t>for</w:t>
      </w:r>
      <w:r>
        <w:rPr>
          <w:rFonts w:ascii="Times New Roman" w:hAnsi="Times New Roman" w:cs="Times New Roman"/>
        </w:rPr>
        <w:t xml:space="preserve"> the seven models </w:t>
      </w:r>
      <w:r w:rsidR="00F5082F">
        <w:rPr>
          <w:rFonts w:ascii="Times New Roman" w:hAnsi="Times New Roman" w:cs="Times New Roman"/>
        </w:rPr>
        <w:t>on</w:t>
      </w:r>
      <w:r>
        <w:rPr>
          <w:rFonts w:ascii="Times New Roman" w:hAnsi="Times New Roman" w:cs="Times New Roman"/>
        </w:rPr>
        <w:t xml:space="preserve"> the test set (unseen ligands)</w:t>
      </w:r>
    </w:p>
    <w:tbl>
      <w:tblPr>
        <w:tblW w:w="9520" w:type="dxa"/>
        <w:tblCellMar>
          <w:left w:w="0" w:type="dxa"/>
          <w:right w:w="0" w:type="dxa"/>
        </w:tblCellMar>
        <w:tblLook w:val="0420" w:firstRow="1" w:lastRow="0" w:firstColumn="0" w:lastColumn="0" w:noHBand="0" w:noVBand="1"/>
      </w:tblPr>
      <w:tblGrid>
        <w:gridCol w:w="1778"/>
        <w:gridCol w:w="1537"/>
        <w:gridCol w:w="1538"/>
        <w:gridCol w:w="1557"/>
        <w:gridCol w:w="1534"/>
        <w:gridCol w:w="1576"/>
      </w:tblGrid>
      <w:tr w:rsidR="00A21639" w:rsidRPr="00BC394F" w14:paraId="6B72C2B4" w14:textId="77777777" w:rsidTr="00771882">
        <w:trPr>
          <w:trHeight w:val="546"/>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43EACD77" w14:textId="77777777" w:rsidR="00A21639" w:rsidRPr="00BC394F" w:rsidRDefault="00A21639" w:rsidP="00771882">
            <w:pPr>
              <w:rPr>
                <w:rFonts w:ascii="Times New Roman" w:hAnsi="Times New Roman" w:cs="Times New Roman"/>
              </w:rPr>
            </w:pPr>
            <w:r w:rsidRPr="00BC394F">
              <w:rPr>
                <w:rFonts w:ascii="Times New Roman" w:hAnsi="Times New Roman" w:cs="Times New Roman"/>
                <w:b/>
                <w:bCs/>
              </w:rPr>
              <w:t>Model</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21D929A5"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b/>
                <w:bCs/>
              </w:rPr>
              <w:t>Accuracy</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231F697F"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b/>
                <w:bCs/>
              </w:rPr>
              <w:t>Sensitivity</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071EFCB7"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b/>
                <w:bCs/>
              </w:rPr>
              <w:t>Specificity</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4AD1A836"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b/>
                <w:bCs/>
              </w:rPr>
              <w:t>MCC</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682EEE24" w14:textId="77777777" w:rsidR="00A21639" w:rsidRPr="00BC394F" w:rsidRDefault="00A21639" w:rsidP="00771882">
            <w:pPr>
              <w:jc w:val="center"/>
              <w:rPr>
                <w:rFonts w:ascii="Times New Roman" w:hAnsi="Times New Roman" w:cs="Times New Roman"/>
              </w:rPr>
            </w:pPr>
            <w:r>
              <w:rPr>
                <w:rFonts w:ascii="Times New Roman" w:hAnsi="Times New Roman" w:cs="Times New Roman"/>
                <w:b/>
                <w:bCs/>
              </w:rPr>
              <w:t>AUROC</w:t>
            </w:r>
          </w:p>
        </w:tc>
      </w:tr>
      <w:tr w:rsidR="00A21639" w:rsidRPr="00BC394F" w14:paraId="2CBE5959"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2CA45540" w14:textId="77777777" w:rsidR="00A21639" w:rsidRPr="00BC394F" w:rsidRDefault="00A21639" w:rsidP="00771882">
            <w:pPr>
              <w:rPr>
                <w:rFonts w:ascii="Times New Roman" w:hAnsi="Times New Roman" w:cs="Times New Roman"/>
              </w:rPr>
            </w:pPr>
            <w:r w:rsidRPr="00BC394F">
              <w:rPr>
                <w:rFonts w:ascii="Times New Roman" w:hAnsi="Times New Roman" w:cs="Times New Roman"/>
              </w:rPr>
              <w:t>CosSim</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767346B"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0.715 ± 0.005</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D52C13E"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0.604 ± 0.015</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ACC2F3B"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0.819 ± 0.023</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63CBDC1"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0.435 ± 0.013</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3486E5B"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0.786 ± 0.002</w:t>
            </w:r>
          </w:p>
        </w:tc>
      </w:tr>
      <w:tr w:rsidR="00A21639" w:rsidRPr="00BC394F" w14:paraId="18233D7F"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1D767F54" w14:textId="77777777" w:rsidR="00A21639" w:rsidRPr="00BC394F" w:rsidRDefault="00A21639" w:rsidP="00771882">
            <w:pPr>
              <w:rPr>
                <w:rFonts w:ascii="Times New Roman" w:hAnsi="Times New Roman" w:cs="Times New Roman"/>
              </w:rPr>
            </w:pPr>
            <w:r w:rsidRPr="00BC394F">
              <w:rPr>
                <w:rFonts w:ascii="Times New Roman" w:hAnsi="Times New Roman" w:cs="Times New Roman"/>
              </w:rPr>
              <w:t>Transformers</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5FF84BE"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0.706 ± 0.006</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69454F4"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0.652 ± 0.030</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38BC5A5"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0.756 ± 0.018</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42A1CD7"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0.410 ± 0.012</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EA12C09"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0.763 ± 0.008</w:t>
            </w:r>
          </w:p>
        </w:tc>
      </w:tr>
      <w:tr w:rsidR="00A21639" w:rsidRPr="00BC394F" w14:paraId="061E6004"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1AFAFE04" w14:textId="77777777" w:rsidR="00A21639" w:rsidRPr="00BC394F" w:rsidRDefault="00A21639" w:rsidP="00771882">
            <w:pPr>
              <w:rPr>
                <w:rFonts w:ascii="Times New Roman" w:hAnsi="Times New Roman" w:cs="Times New Roman"/>
              </w:rPr>
            </w:pPr>
            <w:r w:rsidRPr="00BC394F">
              <w:rPr>
                <w:rFonts w:ascii="Times New Roman" w:hAnsi="Times New Roman" w:cs="Times New Roman"/>
              </w:rPr>
              <w:t>CA-Base</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9EFA0DE"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0.741 ± 0.010</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8FB2E13"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0.679 ± 0.042</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7238F68"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0.798 ± 0.030</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A414FF6"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0.483 ± 0.017</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6A57FA3"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0.809 ± 0.007</w:t>
            </w:r>
          </w:p>
        </w:tc>
      </w:tr>
      <w:tr w:rsidR="00A21639" w:rsidRPr="00BC394F" w14:paraId="37F4AEDC"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56563E16" w14:textId="77777777" w:rsidR="00A21639" w:rsidRPr="00BC394F" w:rsidRDefault="00A21639" w:rsidP="00771882">
            <w:pPr>
              <w:rPr>
                <w:rFonts w:ascii="Times New Roman" w:hAnsi="Times New Roman" w:cs="Times New Roman"/>
              </w:rPr>
            </w:pPr>
            <w:r w:rsidRPr="00BC394F">
              <w:rPr>
                <w:rFonts w:ascii="Times New Roman" w:hAnsi="Times New Roman" w:cs="Times New Roman"/>
              </w:rPr>
              <w:t>CA-Lig</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598BA84"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0.737 ± 0.009</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3842B5"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0.656 ± 0.037</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C63CAAE"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0.813 ± 0.026</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B636681"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0.476 ± 0.018</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F602EEA"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0.811 ± 0.007</w:t>
            </w:r>
          </w:p>
        </w:tc>
      </w:tr>
      <w:tr w:rsidR="00A21639" w:rsidRPr="00BC394F" w14:paraId="709A86B2"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40E4FE52" w14:textId="77777777" w:rsidR="00A21639" w:rsidRPr="00BC394F" w:rsidRDefault="00A21639" w:rsidP="00771882">
            <w:pPr>
              <w:rPr>
                <w:rFonts w:ascii="Times New Roman" w:hAnsi="Times New Roman" w:cs="Times New Roman"/>
              </w:rPr>
            </w:pPr>
            <w:r w:rsidRPr="00BC394F">
              <w:rPr>
                <w:rFonts w:ascii="Times New Roman" w:hAnsi="Times New Roman" w:cs="Times New Roman"/>
              </w:rPr>
              <w:t>CA-Prot</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BFD65CF"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0.670 ± 0.003</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3377DC2"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0.576 ± 0.011</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2E040DB"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0.758 ± 0.011</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0251968"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0.340 ± 0.007</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A4C6A65"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0.687 ± 0.013</w:t>
            </w:r>
          </w:p>
        </w:tc>
      </w:tr>
      <w:tr w:rsidR="00A21639" w:rsidRPr="00BC394F" w14:paraId="145C4175"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732E4AFB" w14:textId="77777777" w:rsidR="00A21639" w:rsidRPr="00BC394F" w:rsidRDefault="00A21639" w:rsidP="00771882">
            <w:pPr>
              <w:rPr>
                <w:rFonts w:ascii="Times New Roman" w:hAnsi="Times New Roman" w:cs="Times New Roman"/>
              </w:rPr>
            </w:pPr>
            <w:r w:rsidRPr="00BC394F">
              <w:rPr>
                <w:rFonts w:ascii="Times New Roman" w:hAnsi="Times New Roman" w:cs="Times New Roman"/>
              </w:rPr>
              <w:t>CA-Full</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1FF63D0"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0.693 ± 0.007</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DA4FA4E"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0.586 ± 0.028</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D2350B6"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0.792 ± 0.017</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EDC2FCE"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0.388 ± 0.014</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022DBEF"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0.700 ± 0.024</w:t>
            </w:r>
          </w:p>
        </w:tc>
      </w:tr>
      <w:tr w:rsidR="00A21639" w:rsidRPr="00BC394F" w14:paraId="08AA9E5C"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47F2FB" w14:textId="77777777" w:rsidR="00A21639" w:rsidRPr="00BC394F" w:rsidRDefault="00A21639" w:rsidP="00771882">
            <w:pPr>
              <w:rPr>
                <w:rFonts w:ascii="Times New Roman" w:hAnsi="Times New Roman" w:cs="Times New Roman"/>
              </w:rPr>
            </w:pPr>
            <w:r w:rsidRPr="00BC394F">
              <w:rPr>
                <w:rFonts w:ascii="Times New Roman" w:hAnsi="Times New Roman" w:cs="Times New Roman"/>
              </w:rPr>
              <w:t>XGB</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D4159FC"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0.683 ± 0.005</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F25C103"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0.546 ± 0.020</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66A46DE"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0.810 ± 0.009</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62D5DA9" w14:textId="77777777" w:rsidR="00A21639" w:rsidRPr="00BC394F" w:rsidRDefault="00A21639" w:rsidP="00771882">
            <w:pPr>
              <w:jc w:val="center"/>
              <w:rPr>
                <w:rFonts w:ascii="Times New Roman" w:hAnsi="Times New Roman" w:cs="Times New Roman"/>
              </w:rPr>
            </w:pPr>
            <w:r w:rsidRPr="00BC394F">
              <w:rPr>
                <w:rFonts w:ascii="Times New Roman" w:hAnsi="Times New Roman" w:cs="Times New Roman"/>
              </w:rPr>
              <w:t>0.371 ± 0.009</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56ED9EA"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0.754 ± 0.002</w:t>
            </w:r>
          </w:p>
        </w:tc>
      </w:tr>
    </w:tbl>
    <w:p w14:paraId="0530CECC" w14:textId="508520C3" w:rsidR="00F5082F" w:rsidRDefault="00F5082F" w:rsidP="00F5082F">
      <w:pPr>
        <w:spacing w:before="120" w:after="0"/>
        <w:rPr>
          <w:rFonts w:ascii="Times New Roman" w:hAnsi="Times New Roman" w:cs="Times New Roman"/>
        </w:rPr>
      </w:pPr>
      <w:r>
        <w:rPr>
          <w:rFonts w:ascii="Times New Roman" w:hAnsi="Times New Roman" w:cs="Times New Roman"/>
        </w:rPr>
        <w:t xml:space="preserve">MCC: Matthews correlation coefficient; AUROC: </w:t>
      </w:r>
      <w:r w:rsidRPr="002A2AA0">
        <w:rPr>
          <w:rFonts w:ascii="Times New Roman" w:hAnsi="Times New Roman" w:cs="Times New Roman"/>
        </w:rPr>
        <w:t>area under the receiver operating characteristic curve</w:t>
      </w:r>
      <w:r>
        <w:rPr>
          <w:rFonts w:ascii="Times New Roman" w:hAnsi="Times New Roman" w:cs="Times New Roman"/>
        </w:rPr>
        <w:t xml:space="preserve">; </w:t>
      </w:r>
      <w:r w:rsidRPr="00F5082F">
        <w:rPr>
          <w:rFonts w:ascii="Times New Roman" w:hAnsi="Times New Roman" w:cs="Times New Roman"/>
        </w:rPr>
        <w:t xml:space="preserve">CosSim: dual-projection </w:t>
      </w:r>
      <w:r>
        <w:rPr>
          <w:rFonts w:ascii="Times New Roman" w:hAnsi="Times New Roman" w:cs="Times New Roman"/>
        </w:rPr>
        <w:t>c</w:t>
      </w:r>
      <w:r w:rsidRPr="00F5082F">
        <w:rPr>
          <w:rFonts w:ascii="Times New Roman" w:hAnsi="Times New Roman" w:cs="Times New Roman"/>
        </w:rPr>
        <w:t>osine similarity networks; CA-Base: bidirectional cross-attention with frozen protein and ligand encoders; CA-Lig: fine-tuned ligand encoders; CA-Prot: fine-tuned protein encoders; CA-Full: fine-tuned ligand and protein encoders; XGB: XGBoost</w:t>
      </w:r>
      <w:r>
        <w:rPr>
          <w:rFonts w:ascii="Times New Roman" w:hAnsi="Times New Roman" w:cs="Times New Roman"/>
        </w:rPr>
        <w:t>.</w:t>
      </w:r>
    </w:p>
    <w:p w14:paraId="1489D351" w14:textId="77777777" w:rsidR="00A21639" w:rsidRDefault="00A21639" w:rsidP="00A21639">
      <w:pPr>
        <w:rPr>
          <w:rFonts w:ascii="Times New Roman" w:hAnsi="Times New Roman" w:cs="Times New Roman"/>
        </w:rPr>
      </w:pPr>
    </w:p>
    <w:p w14:paraId="067C7E21" w14:textId="77777777" w:rsidR="00A21639" w:rsidRDefault="00A21639" w:rsidP="00A21639">
      <w:pPr>
        <w:rPr>
          <w:rFonts w:ascii="Times New Roman" w:hAnsi="Times New Roman" w:cs="Times New Roman"/>
        </w:rPr>
      </w:pPr>
      <w:r>
        <w:rPr>
          <w:rFonts w:ascii="Times New Roman" w:hAnsi="Times New Roman" w:cs="Times New Roman"/>
        </w:rPr>
        <w:br w:type="page"/>
      </w:r>
    </w:p>
    <w:p w14:paraId="70FF7833" w14:textId="13D07845" w:rsidR="00A21639" w:rsidRDefault="00A21639" w:rsidP="00BA2F87">
      <w:pPr>
        <w:spacing w:after="120"/>
        <w:rPr>
          <w:rFonts w:ascii="Times New Roman" w:hAnsi="Times New Roman" w:cs="Times New Roman"/>
        </w:rPr>
      </w:pPr>
      <w:r w:rsidRPr="00FC7BDF">
        <w:rPr>
          <w:rFonts w:ascii="Times New Roman" w:hAnsi="Times New Roman" w:cs="Times New Roman"/>
          <w:b/>
          <w:bCs/>
        </w:rPr>
        <w:lastRenderedPageBreak/>
        <w:t xml:space="preserve">Table </w:t>
      </w:r>
      <w:r>
        <w:rPr>
          <w:rFonts w:ascii="Times New Roman" w:hAnsi="Times New Roman" w:cs="Times New Roman"/>
          <w:b/>
          <w:bCs/>
        </w:rPr>
        <w:t>3</w:t>
      </w:r>
      <w:r w:rsidRPr="00FC7BDF">
        <w:rPr>
          <w:rFonts w:ascii="Times New Roman" w:hAnsi="Times New Roman" w:cs="Times New Roman"/>
          <w:b/>
          <w:bCs/>
        </w:rPr>
        <w:t>.</w:t>
      </w:r>
      <w:r>
        <w:rPr>
          <w:rFonts w:ascii="Times New Roman" w:hAnsi="Times New Roman" w:cs="Times New Roman"/>
        </w:rPr>
        <w:t xml:space="preserve"> Performance metrics </w:t>
      </w:r>
      <w:r w:rsidR="00F5082F">
        <w:rPr>
          <w:rFonts w:ascii="Times New Roman" w:hAnsi="Times New Roman" w:cs="Times New Roman"/>
        </w:rPr>
        <w:t>for</w:t>
      </w:r>
      <w:r>
        <w:rPr>
          <w:rFonts w:ascii="Times New Roman" w:hAnsi="Times New Roman" w:cs="Times New Roman"/>
        </w:rPr>
        <w:t xml:space="preserve"> the seven models </w:t>
      </w:r>
      <w:r w:rsidR="00F5082F">
        <w:rPr>
          <w:rFonts w:ascii="Times New Roman" w:hAnsi="Times New Roman" w:cs="Times New Roman"/>
        </w:rPr>
        <w:t>on</w:t>
      </w:r>
      <w:r>
        <w:rPr>
          <w:rFonts w:ascii="Times New Roman" w:hAnsi="Times New Roman" w:cs="Times New Roman"/>
        </w:rPr>
        <w:t xml:space="preserve"> the test set (unseen proteins)</w:t>
      </w:r>
    </w:p>
    <w:tbl>
      <w:tblPr>
        <w:tblW w:w="9520" w:type="dxa"/>
        <w:tblCellMar>
          <w:left w:w="0" w:type="dxa"/>
          <w:right w:w="0" w:type="dxa"/>
        </w:tblCellMar>
        <w:tblLook w:val="0420" w:firstRow="1" w:lastRow="0" w:firstColumn="0" w:lastColumn="0" w:noHBand="0" w:noVBand="1"/>
      </w:tblPr>
      <w:tblGrid>
        <w:gridCol w:w="1778"/>
        <w:gridCol w:w="1537"/>
        <w:gridCol w:w="1538"/>
        <w:gridCol w:w="1557"/>
        <w:gridCol w:w="1534"/>
        <w:gridCol w:w="1576"/>
      </w:tblGrid>
      <w:tr w:rsidR="00A21639" w:rsidRPr="0001783B" w14:paraId="023CF5FD" w14:textId="77777777" w:rsidTr="00771882">
        <w:trPr>
          <w:trHeight w:val="546"/>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13B32FEC" w14:textId="77777777" w:rsidR="00A21639" w:rsidRPr="0001783B" w:rsidRDefault="00A21639" w:rsidP="00771882">
            <w:pPr>
              <w:rPr>
                <w:rFonts w:ascii="Times New Roman" w:hAnsi="Times New Roman" w:cs="Times New Roman"/>
              </w:rPr>
            </w:pPr>
            <w:r w:rsidRPr="0001783B">
              <w:rPr>
                <w:rFonts w:ascii="Times New Roman" w:hAnsi="Times New Roman" w:cs="Times New Roman"/>
                <w:b/>
                <w:bCs/>
              </w:rPr>
              <w:t>Model</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5C4219B8"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b/>
                <w:bCs/>
              </w:rPr>
              <w:t>Accuracy</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6EE18F64"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b/>
                <w:bCs/>
              </w:rPr>
              <w:t>Sensitivity</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5E46F094"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b/>
                <w:bCs/>
              </w:rPr>
              <w:t>Specificity</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62884457"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b/>
                <w:bCs/>
              </w:rPr>
              <w:t>MCC</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20B2B0FF"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b/>
                <w:bCs/>
              </w:rPr>
              <w:t>AUROC</w:t>
            </w:r>
          </w:p>
        </w:tc>
      </w:tr>
      <w:tr w:rsidR="00A21639" w:rsidRPr="0001783B" w14:paraId="09669277"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77B5AC18" w14:textId="77777777" w:rsidR="00A21639" w:rsidRPr="0001783B" w:rsidRDefault="00A21639" w:rsidP="00771882">
            <w:pPr>
              <w:rPr>
                <w:rFonts w:ascii="Times New Roman" w:hAnsi="Times New Roman" w:cs="Times New Roman"/>
              </w:rPr>
            </w:pPr>
            <w:r w:rsidRPr="0001783B">
              <w:rPr>
                <w:rFonts w:ascii="Times New Roman" w:hAnsi="Times New Roman" w:cs="Times New Roman"/>
              </w:rPr>
              <w:t>CosSim</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F9815FA"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0.582 ± 0.009</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88FC899"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0.414 ± 0.058</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F0F78F0"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0.709 ± 0.054</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F9F637C"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0.128 ± 0.015</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0B84CCA"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0.586 ± 0.003</w:t>
            </w:r>
          </w:p>
        </w:tc>
      </w:tr>
      <w:tr w:rsidR="00A21639" w:rsidRPr="0001783B" w14:paraId="0F54A9EB"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3F0D91BC" w14:textId="77777777" w:rsidR="00A21639" w:rsidRPr="0001783B" w:rsidRDefault="00A21639" w:rsidP="00771882">
            <w:pPr>
              <w:rPr>
                <w:rFonts w:ascii="Times New Roman" w:hAnsi="Times New Roman" w:cs="Times New Roman"/>
              </w:rPr>
            </w:pPr>
            <w:r w:rsidRPr="0001783B">
              <w:rPr>
                <w:rFonts w:ascii="Times New Roman" w:hAnsi="Times New Roman" w:cs="Times New Roman"/>
              </w:rPr>
              <w:t>Transformers</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69C9D1C"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0.603 ± 0.006</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143FD69"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0.503 ± 0.015</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85D6E7F"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0.678 ± 0.021</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364F7AB"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0.183 ± 0.010</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37E4CCA"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0.595 ± 0.009</w:t>
            </w:r>
          </w:p>
        </w:tc>
      </w:tr>
      <w:tr w:rsidR="00A21639" w:rsidRPr="0001783B" w14:paraId="440516D8"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3E074941" w14:textId="77777777" w:rsidR="00A21639" w:rsidRPr="0001783B" w:rsidRDefault="00A21639" w:rsidP="00771882">
            <w:pPr>
              <w:rPr>
                <w:rFonts w:ascii="Times New Roman" w:hAnsi="Times New Roman" w:cs="Times New Roman"/>
              </w:rPr>
            </w:pPr>
            <w:r w:rsidRPr="0001783B">
              <w:rPr>
                <w:rFonts w:ascii="Times New Roman" w:hAnsi="Times New Roman" w:cs="Times New Roman"/>
              </w:rPr>
              <w:t>CA-Base</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89214E3"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0.615 ± 0.007</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7380CE0"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0.420 ± 0.092</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C52C0FF"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0.760 ± 0.071</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DC2C563"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0.194 ± 0.018</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41B3D22"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0.594 ± 0.029</w:t>
            </w:r>
          </w:p>
        </w:tc>
      </w:tr>
      <w:tr w:rsidR="00A21639" w:rsidRPr="0001783B" w14:paraId="71B259E2"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124A3FFA" w14:textId="77777777" w:rsidR="00A21639" w:rsidRPr="0001783B" w:rsidRDefault="00A21639" w:rsidP="00771882">
            <w:pPr>
              <w:rPr>
                <w:rFonts w:ascii="Times New Roman" w:hAnsi="Times New Roman" w:cs="Times New Roman"/>
              </w:rPr>
            </w:pPr>
            <w:r w:rsidRPr="0001783B">
              <w:rPr>
                <w:rFonts w:ascii="Times New Roman" w:hAnsi="Times New Roman" w:cs="Times New Roman"/>
              </w:rPr>
              <w:t>CA-Lig</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58515B0"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0.597 ± 0.009</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D9DDFCD"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0.404 ± 0.052</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C9F6D4D"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0.742 ± 0.042</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B30F4CC"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0.155 ± 0.019</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02BF713"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0.585 ± 0.011</w:t>
            </w:r>
          </w:p>
        </w:tc>
      </w:tr>
      <w:tr w:rsidR="00A21639" w:rsidRPr="0001783B" w14:paraId="1F9D1247"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622F25F7" w14:textId="77777777" w:rsidR="00A21639" w:rsidRPr="0001783B" w:rsidRDefault="00A21639" w:rsidP="00771882">
            <w:pPr>
              <w:rPr>
                <w:rFonts w:ascii="Times New Roman" w:hAnsi="Times New Roman" w:cs="Times New Roman"/>
              </w:rPr>
            </w:pPr>
            <w:r w:rsidRPr="0001783B">
              <w:rPr>
                <w:rFonts w:ascii="Times New Roman" w:hAnsi="Times New Roman" w:cs="Times New Roman"/>
              </w:rPr>
              <w:t>CA-Prot</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5D0601A"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0.595 ± 0.006</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6603AA72"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0.479 ± 0.026</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5AED1EC"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0.682 ± 0.017</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EB823E7"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0.164 ± 0.014</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9460E3D"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0.584 ± 0.033</w:t>
            </w:r>
          </w:p>
        </w:tc>
      </w:tr>
      <w:tr w:rsidR="00A21639" w:rsidRPr="0001783B" w14:paraId="2C96482D"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55" w:type="dxa"/>
              <w:left w:w="110" w:type="dxa"/>
              <w:bottom w:w="55" w:type="dxa"/>
              <w:right w:w="110" w:type="dxa"/>
            </w:tcMar>
            <w:vAlign w:val="center"/>
            <w:hideMark/>
          </w:tcPr>
          <w:p w14:paraId="67D2F8A5" w14:textId="77777777" w:rsidR="00A21639" w:rsidRPr="0001783B" w:rsidRDefault="00A21639" w:rsidP="00771882">
            <w:pPr>
              <w:rPr>
                <w:rFonts w:ascii="Times New Roman" w:hAnsi="Times New Roman" w:cs="Times New Roman"/>
              </w:rPr>
            </w:pPr>
            <w:r w:rsidRPr="0001783B">
              <w:rPr>
                <w:rFonts w:ascii="Times New Roman" w:hAnsi="Times New Roman" w:cs="Times New Roman"/>
              </w:rPr>
              <w:t>CA-Full</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399BD64"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0.603 ± 0.005</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C036AEF"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0.469 ± 0.034</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A2A4937"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0.703 ± 0.024</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3477629"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0.178 ± 0.012</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78CB8B2"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0.585 ± 0.011</w:t>
            </w:r>
          </w:p>
        </w:tc>
      </w:tr>
      <w:tr w:rsidR="00A21639" w:rsidRPr="0001783B" w14:paraId="72B071E6" w14:textId="77777777" w:rsidTr="00771882">
        <w:trPr>
          <w:trHeight w:val="437"/>
        </w:trPr>
        <w:tc>
          <w:tcPr>
            <w:tcW w:w="177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5BB314" w14:textId="77777777" w:rsidR="00A21639" w:rsidRPr="0001783B" w:rsidRDefault="00A21639" w:rsidP="00771882">
            <w:pPr>
              <w:rPr>
                <w:rFonts w:ascii="Times New Roman" w:hAnsi="Times New Roman" w:cs="Times New Roman"/>
              </w:rPr>
            </w:pPr>
            <w:r w:rsidRPr="0001783B">
              <w:rPr>
                <w:rFonts w:ascii="Times New Roman" w:hAnsi="Times New Roman" w:cs="Times New Roman"/>
              </w:rPr>
              <w:t>XGB</w:t>
            </w:r>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4F1B9BF"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0.607 ± 0.012</w:t>
            </w:r>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86F7FB2"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0.422 ± 0.106</w:t>
            </w:r>
          </w:p>
        </w:tc>
        <w:tc>
          <w:tcPr>
            <w:tcW w:w="155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882A90D"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0.746 ± 0.096</w:t>
            </w:r>
          </w:p>
        </w:tc>
        <w:tc>
          <w:tcPr>
            <w:tcW w:w="153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479C4C50"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0.182 ± 0.017</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22864D0" w14:textId="77777777" w:rsidR="00A21639" w:rsidRPr="0096687F" w:rsidRDefault="00A21639" w:rsidP="00771882">
            <w:pPr>
              <w:jc w:val="center"/>
              <w:rPr>
                <w:rFonts w:ascii="Times New Roman" w:hAnsi="Times New Roman" w:cs="Times New Roman"/>
              </w:rPr>
            </w:pPr>
            <w:r w:rsidRPr="0096687F">
              <w:rPr>
                <w:rFonts w:ascii="Times New Roman" w:hAnsi="Times New Roman" w:cs="Times New Roman"/>
              </w:rPr>
              <w:t>0.615 ± 0.018</w:t>
            </w:r>
          </w:p>
        </w:tc>
      </w:tr>
    </w:tbl>
    <w:p w14:paraId="70D3DFD2" w14:textId="763CAB47" w:rsidR="00F5082F" w:rsidRDefault="00F5082F" w:rsidP="00F5082F">
      <w:pPr>
        <w:spacing w:before="120" w:after="0"/>
        <w:rPr>
          <w:rFonts w:ascii="Times New Roman" w:hAnsi="Times New Roman" w:cs="Times New Roman"/>
        </w:rPr>
      </w:pPr>
      <w:r>
        <w:rPr>
          <w:rFonts w:ascii="Times New Roman" w:hAnsi="Times New Roman" w:cs="Times New Roman"/>
        </w:rPr>
        <w:t xml:space="preserve">MCC: Matthews correlation coefficient; AUROC: </w:t>
      </w:r>
      <w:r w:rsidRPr="002A2AA0">
        <w:rPr>
          <w:rFonts w:ascii="Times New Roman" w:hAnsi="Times New Roman" w:cs="Times New Roman"/>
        </w:rPr>
        <w:t>area under the receiver operating characteristic curve</w:t>
      </w:r>
      <w:r>
        <w:rPr>
          <w:rFonts w:ascii="Times New Roman" w:hAnsi="Times New Roman" w:cs="Times New Roman"/>
        </w:rPr>
        <w:t xml:space="preserve">; </w:t>
      </w:r>
      <w:r w:rsidRPr="00F5082F">
        <w:rPr>
          <w:rFonts w:ascii="Times New Roman" w:hAnsi="Times New Roman" w:cs="Times New Roman"/>
        </w:rPr>
        <w:t xml:space="preserve">CosSim: dual-projection </w:t>
      </w:r>
      <w:r>
        <w:rPr>
          <w:rFonts w:ascii="Times New Roman" w:hAnsi="Times New Roman" w:cs="Times New Roman"/>
        </w:rPr>
        <w:t>c</w:t>
      </w:r>
      <w:r w:rsidRPr="00F5082F">
        <w:rPr>
          <w:rFonts w:ascii="Times New Roman" w:hAnsi="Times New Roman" w:cs="Times New Roman"/>
        </w:rPr>
        <w:t>osine similarity networks; CA-Base: bidirectional cross-attention with frozen protein and ligand encoders; CA-Lig: fine-tuned ligand encoders; CA-Prot: fine-tuned protein encoders; CA-Full: fine-tuned ligand and protein encoders; XGB: XGBoost</w:t>
      </w:r>
      <w:r>
        <w:rPr>
          <w:rFonts w:ascii="Times New Roman" w:hAnsi="Times New Roman" w:cs="Times New Roman"/>
        </w:rPr>
        <w:t>.</w:t>
      </w:r>
    </w:p>
    <w:p w14:paraId="760E8BCC" w14:textId="77777777" w:rsidR="00A21639" w:rsidRDefault="00A21639" w:rsidP="00A21639">
      <w:pPr>
        <w:rPr>
          <w:rFonts w:ascii="Times New Roman" w:hAnsi="Times New Roman" w:cs="Times New Roman"/>
        </w:rPr>
      </w:pPr>
    </w:p>
    <w:p w14:paraId="27160C12" w14:textId="77777777" w:rsidR="00A21639" w:rsidRDefault="00A21639" w:rsidP="00A21639">
      <w:pPr>
        <w:rPr>
          <w:rFonts w:ascii="Times New Roman" w:hAnsi="Times New Roman" w:cs="Times New Roman"/>
        </w:rPr>
      </w:pPr>
      <w:r>
        <w:rPr>
          <w:rFonts w:ascii="Times New Roman" w:hAnsi="Times New Roman" w:cs="Times New Roman"/>
        </w:rPr>
        <w:br w:type="page"/>
      </w:r>
    </w:p>
    <w:p w14:paraId="53937684" w14:textId="77777777" w:rsidR="00AA3A6A" w:rsidRDefault="00AA3A6A" w:rsidP="00AA3A6A">
      <w:pPr>
        <w:jc w:val="center"/>
        <w:rPr>
          <w:rFonts w:ascii="Times New Roman" w:hAnsi="Times New Roman" w:cs="Times New Roman"/>
          <w:b/>
          <w:bCs/>
        </w:rPr>
      </w:pPr>
      <w:r w:rsidRPr="00A930AE">
        <w:rPr>
          <w:rFonts w:ascii="Times New Roman" w:hAnsi="Times New Roman" w:cs="Times New Roman"/>
          <w:b/>
          <w:bCs/>
        </w:rPr>
        <w:lastRenderedPageBreak/>
        <w:t>Figure 1</w:t>
      </w:r>
    </w:p>
    <w:p w14:paraId="5B368915" w14:textId="77777777" w:rsidR="00AA3A6A" w:rsidRPr="00A930AE" w:rsidRDefault="00AA3A6A" w:rsidP="00AA3A6A">
      <w:pPr>
        <w:jc w:val="center"/>
        <w:rPr>
          <w:rFonts w:ascii="Times New Roman" w:hAnsi="Times New Roman" w:cs="Times New Roman"/>
          <w:b/>
          <w:bCs/>
        </w:rPr>
      </w:pPr>
    </w:p>
    <w:p w14:paraId="5635D061" w14:textId="7B3086E1" w:rsidR="00AA3A6A" w:rsidRDefault="00AD5E6E" w:rsidP="00AD5E6E">
      <w:pPr>
        <w:jc w:val="center"/>
        <w:rPr>
          <w:rFonts w:ascii="Times New Roman" w:hAnsi="Times New Roman" w:cs="Times New Roman"/>
        </w:rPr>
      </w:pPr>
      <w:r>
        <w:rPr>
          <w:rFonts w:ascii="Times New Roman" w:hAnsi="Times New Roman" w:cs="Times New Roman"/>
          <w:noProof/>
        </w:rPr>
        <w:drawing>
          <wp:inline distT="0" distB="0" distL="0" distR="0" wp14:anchorId="34973C3A" wp14:editId="7393765B">
            <wp:extent cx="5566410" cy="3834765"/>
            <wp:effectExtent l="0" t="0" r="0" b="0"/>
            <wp:docPr id="29761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6410" cy="3834765"/>
                    </a:xfrm>
                    <a:prstGeom prst="rect">
                      <a:avLst/>
                    </a:prstGeom>
                    <a:noFill/>
                  </pic:spPr>
                </pic:pic>
              </a:graphicData>
            </a:graphic>
          </wp:inline>
        </w:drawing>
      </w:r>
    </w:p>
    <w:p w14:paraId="69880CB3" w14:textId="77777777" w:rsidR="00AA3A6A" w:rsidRDefault="00AA3A6A" w:rsidP="00AA3A6A">
      <w:pPr>
        <w:rPr>
          <w:rFonts w:ascii="Times New Roman" w:hAnsi="Times New Roman" w:cs="Times New Roman"/>
        </w:rPr>
      </w:pPr>
      <w:r>
        <w:rPr>
          <w:rFonts w:ascii="Times New Roman" w:hAnsi="Times New Roman" w:cs="Times New Roman"/>
        </w:rPr>
        <w:br w:type="page"/>
      </w:r>
    </w:p>
    <w:p w14:paraId="235C2BB6" w14:textId="77777777" w:rsidR="00AA3A6A" w:rsidRDefault="00AA3A6A" w:rsidP="00AA3A6A">
      <w:pPr>
        <w:jc w:val="center"/>
        <w:rPr>
          <w:rFonts w:ascii="Times New Roman" w:hAnsi="Times New Roman" w:cs="Times New Roman"/>
          <w:b/>
          <w:bCs/>
        </w:rPr>
      </w:pPr>
      <w:r w:rsidRPr="00A930AE">
        <w:rPr>
          <w:rFonts w:ascii="Times New Roman" w:hAnsi="Times New Roman" w:cs="Times New Roman"/>
          <w:b/>
          <w:bCs/>
        </w:rPr>
        <w:lastRenderedPageBreak/>
        <w:t>Figure 2</w:t>
      </w:r>
    </w:p>
    <w:p w14:paraId="2205A230" w14:textId="77777777" w:rsidR="00AA3A6A" w:rsidRPr="00A930AE" w:rsidRDefault="00AA3A6A" w:rsidP="00AA3A6A">
      <w:pPr>
        <w:jc w:val="center"/>
        <w:rPr>
          <w:rFonts w:ascii="Times New Roman" w:hAnsi="Times New Roman" w:cs="Times New Roman"/>
          <w:b/>
          <w:bCs/>
        </w:rPr>
      </w:pPr>
    </w:p>
    <w:p w14:paraId="4D2BC056" w14:textId="7AFAECC7" w:rsidR="00AA3A6A" w:rsidRDefault="00AD5E6E" w:rsidP="00AD5E6E">
      <w:pPr>
        <w:jc w:val="center"/>
        <w:rPr>
          <w:rFonts w:ascii="Times New Roman" w:hAnsi="Times New Roman" w:cs="Times New Roman"/>
        </w:rPr>
      </w:pPr>
      <w:r>
        <w:rPr>
          <w:rFonts w:ascii="Times New Roman" w:hAnsi="Times New Roman" w:cs="Times New Roman"/>
          <w:noProof/>
        </w:rPr>
        <w:drawing>
          <wp:inline distT="0" distB="0" distL="0" distR="0" wp14:anchorId="1B634C82" wp14:editId="15B279E4">
            <wp:extent cx="5767070" cy="6425565"/>
            <wp:effectExtent l="0" t="0" r="0" b="0"/>
            <wp:docPr id="1191448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7070" cy="6425565"/>
                    </a:xfrm>
                    <a:prstGeom prst="rect">
                      <a:avLst/>
                    </a:prstGeom>
                    <a:noFill/>
                  </pic:spPr>
                </pic:pic>
              </a:graphicData>
            </a:graphic>
          </wp:inline>
        </w:drawing>
      </w:r>
    </w:p>
    <w:p w14:paraId="227E8639" w14:textId="77777777" w:rsidR="00AA3A6A" w:rsidRDefault="00AA3A6A" w:rsidP="00AA3A6A">
      <w:pPr>
        <w:rPr>
          <w:rFonts w:ascii="Times New Roman" w:hAnsi="Times New Roman" w:cs="Times New Roman"/>
        </w:rPr>
      </w:pPr>
      <w:r>
        <w:rPr>
          <w:rFonts w:ascii="Times New Roman" w:hAnsi="Times New Roman" w:cs="Times New Roman"/>
        </w:rPr>
        <w:br w:type="page"/>
      </w:r>
    </w:p>
    <w:p w14:paraId="6AF01085" w14:textId="77777777" w:rsidR="00AA3A6A" w:rsidRDefault="00AA3A6A" w:rsidP="00AA3A6A">
      <w:pPr>
        <w:jc w:val="center"/>
        <w:rPr>
          <w:rFonts w:ascii="Times New Roman" w:hAnsi="Times New Roman" w:cs="Times New Roman"/>
          <w:b/>
          <w:bCs/>
        </w:rPr>
      </w:pPr>
      <w:r w:rsidRPr="00A930AE">
        <w:rPr>
          <w:rFonts w:ascii="Times New Roman" w:hAnsi="Times New Roman" w:cs="Times New Roman"/>
          <w:b/>
          <w:bCs/>
        </w:rPr>
        <w:lastRenderedPageBreak/>
        <w:t>Figure 3</w:t>
      </w:r>
    </w:p>
    <w:p w14:paraId="16B6BA07" w14:textId="77777777" w:rsidR="00AA3A6A" w:rsidRPr="00A930AE" w:rsidRDefault="00AA3A6A" w:rsidP="00AA3A6A">
      <w:pPr>
        <w:jc w:val="center"/>
        <w:rPr>
          <w:rFonts w:ascii="Times New Roman" w:hAnsi="Times New Roman" w:cs="Times New Roman"/>
          <w:b/>
          <w:bCs/>
        </w:rPr>
      </w:pPr>
    </w:p>
    <w:p w14:paraId="7B0B4DD2" w14:textId="77777777" w:rsidR="00AA3A6A" w:rsidRDefault="00AA3A6A" w:rsidP="00AD5E6E">
      <w:pPr>
        <w:jc w:val="center"/>
        <w:rPr>
          <w:rFonts w:ascii="Times New Roman" w:hAnsi="Times New Roman" w:cs="Times New Roman"/>
        </w:rPr>
      </w:pPr>
      <w:r>
        <w:rPr>
          <w:rFonts w:ascii="Times New Roman" w:hAnsi="Times New Roman" w:cs="Times New Roman"/>
          <w:noProof/>
        </w:rPr>
        <w:drawing>
          <wp:inline distT="0" distB="0" distL="0" distR="0" wp14:anchorId="227C696A" wp14:editId="19E4BFB5">
            <wp:extent cx="6174839" cy="2471801"/>
            <wp:effectExtent l="0" t="0" r="0" b="5080"/>
            <wp:docPr id="8817382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66064" name="Picture 4"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8375" cy="2481222"/>
                    </a:xfrm>
                    <a:prstGeom prst="rect">
                      <a:avLst/>
                    </a:prstGeom>
                    <a:noFill/>
                  </pic:spPr>
                </pic:pic>
              </a:graphicData>
            </a:graphic>
          </wp:inline>
        </w:drawing>
      </w:r>
    </w:p>
    <w:p w14:paraId="7BB562BA" w14:textId="77777777" w:rsidR="00AA3A6A" w:rsidRDefault="00AA3A6A" w:rsidP="00AA3A6A">
      <w:pPr>
        <w:rPr>
          <w:rFonts w:ascii="Times New Roman" w:hAnsi="Times New Roman" w:cs="Times New Roman"/>
        </w:rPr>
      </w:pPr>
      <w:r>
        <w:rPr>
          <w:rFonts w:ascii="Times New Roman" w:hAnsi="Times New Roman" w:cs="Times New Roman"/>
        </w:rPr>
        <w:br w:type="page"/>
      </w:r>
    </w:p>
    <w:p w14:paraId="78997A12" w14:textId="77777777" w:rsidR="00AA3A6A" w:rsidRPr="00A930AE" w:rsidRDefault="00AA3A6A" w:rsidP="00AA3A6A">
      <w:pPr>
        <w:jc w:val="center"/>
        <w:rPr>
          <w:rFonts w:ascii="Times New Roman" w:hAnsi="Times New Roman" w:cs="Times New Roman"/>
          <w:b/>
          <w:bCs/>
        </w:rPr>
      </w:pPr>
      <w:r w:rsidRPr="00A930AE">
        <w:rPr>
          <w:rFonts w:ascii="Times New Roman" w:hAnsi="Times New Roman" w:cs="Times New Roman"/>
          <w:b/>
          <w:bCs/>
        </w:rPr>
        <w:lastRenderedPageBreak/>
        <w:t>Figure 4</w:t>
      </w:r>
    </w:p>
    <w:p w14:paraId="32ECF229" w14:textId="77777777" w:rsidR="00AA3A6A" w:rsidRDefault="00AA3A6A" w:rsidP="00AA3A6A">
      <w:pPr>
        <w:rPr>
          <w:rFonts w:ascii="Times New Roman" w:hAnsi="Times New Roman" w:cs="Times New Roman"/>
        </w:rPr>
      </w:pPr>
    </w:p>
    <w:p w14:paraId="4712DED8" w14:textId="77777777" w:rsidR="00AA3A6A" w:rsidRDefault="00AA3A6A" w:rsidP="00AD5E6E">
      <w:pPr>
        <w:jc w:val="center"/>
        <w:rPr>
          <w:rFonts w:ascii="Times New Roman" w:hAnsi="Times New Roman" w:cs="Times New Roman"/>
        </w:rPr>
      </w:pPr>
      <w:r>
        <w:rPr>
          <w:rFonts w:ascii="Times New Roman" w:hAnsi="Times New Roman" w:cs="Times New Roman"/>
          <w:noProof/>
        </w:rPr>
        <w:drawing>
          <wp:inline distT="0" distB="0" distL="0" distR="0" wp14:anchorId="779B3F11" wp14:editId="19CF77D9">
            <wp:extent cx="6050148" cy="2412748"/>
            <wp:effectExtent l="0" t="0" r="0" b="6985"/>
            <wp:docPr id="5943379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1820" name="Picture 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240" cy="2431129"/>
                    </a:xfrm>
                    <a:prstGeom prst="rect">
                      <a:avLst/>
                    </a:prstGeom>
                    <a:noFill/>
                  </pic:spPr>
                </pic:pic>
              </a:graphicData>
            </a:graphic>
          </wp:inline>
        </w:drawing>
      </w:r>
    </w:p>
    <w:p w14:paraId="39FBD70A" w14:textId="77777777" w:rsidR="00AA3A6A" w:rsidRDefault="00AA3A6A" w:rsidP="00AA3A6A">
      <w:pPr>
        <w:rPr>
          <w:rFonts w:ascii="Times New Roman" w:hAnsi="Times New Roman" w:cs="Times New Roman"/>
        </w:rPr>
      </w:pPr>
      <w:r>
        <w:rPr>
          <w:rFonts w:ascii="Times New Roman" w:hAnsi="Times New Roman" w:cs="Times New Roman"/>
        </w:rPr>
        <w:br w:type="page"/>
      </w:r>
    </w:p>
    <w:p w14:paraId="0D757AEB" w14:textId="77777777" w:rsidR="00AA3A6A" w:rsidRDefault="00AA3A6A" w:rsidP="00AA3A6A">
      <w:pPr>
        <w:jc w:val="center"/>
        <w:rPr>
          <w:rFonts w:ascii="Times New Roman" w:hAnsi="Times New Roman" w:cs="Times New Roman"/>
          <w:b/>
          <w:bCs/>
        </w:rPr>
      </w:pPr>
      <w:r w:rsidRPr="00A930AE">
        <w:rPr>
          <w:rFonts w:ascii="Times New Roman" w:hAnsi="Times New Roman" w:cs="Times New Roman"/>
          <w:b/>
          <w:bCs/>
        </w:rPr>
        <w:lastRenderedPageBreak/>
        <w:t>Figure 5</w:t>
      </w:r>
    </w:p>
    <w:p w14:paraId="6EF94C81" w14:textId="77777777" w:rsidR="00AA3A6A" w:rsidRPr="00A930AE" w:rsidRDefault="00AA3A6A" w:rsidP="00AA3A6A">
      <w:pPr>
        <w:jc w:val="center"/>
        <w:rPr>
          <w:rFonts w:ascii="Times New Roman" w:hAnsi="Times New Roman" w:cs="Times New Roman"/>
          <w:b/>
          <w:bCs/>
        </w:rPr>
      </w:pPr>
    </w:p>
    <w:p w14:paraId="6CF8E779" w14:textId="77777777" w:rsidR="00AA3A6A" w:rsidRDefault="00AA3A6A" w:rsidP="00AD5E6E">
      <w:pPr>
        <w:jc w:val="center"/>
        <w:rPr>
          <w:rFonts w:ascii="Times New Roman" w:hAnsi="Times New Roman" w:cs="Times New Roman"/>
        </w:rPr>
      </w:pPr>
      <w:r>
        <w:rPr>
          <w:rFonts w:ascii="Times New Roman" w:hAnsi="Times New Roman" w:cs="Times New Roman"/>
          <w:noProof/>
        </w:rPr>
        <w:drawing>
          <wp:inline distT="0" distB="0" distL="0" distR="0" wp14:anchorId="47357F4C" wp14:editId="6A615AAD">
            <wp:extent cx="5984834" cy="2391221"/>
            <wp:effectExtent l="0" t="0" r="0" b="9525"/>
            <wp:docPr id="8835156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29494" name="Picture 3"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8868" cy="2400824"/>
                    </a:xfrm>
                    <a:prstGeom prst="rect">
                      <a:avLst/>
                    </a:prstGeom>
                    <a:noFill/>
                  </pic:spPr>
                </pic:pic>
              </a:graphicData>
            </a:graphic>
          </wp:inline>
        </w:drawing>
      </w:r>
    </w:p>
    <w:p w14:paraId="23D4FB7A" w14:textId="13F4F223" w:rsidR="00AA3A6A" w:rsidRDefault="00AA3A6A" w:rsidP="00AA3A6A">
      <w:pPr>
        <w:rPr>
          <w:rFonts w:ascii="Times New Roman" w:hAnsi="Times New Roman" w:cs="Times New Roman"/>
        </w:rPr>
      </w:pPr>
    </w:p>
    <w:p w14:paraId="682E837C" w14:textId="6DD8CDAE" w:rsidR="00367D3C" w:rsidRDefault="00367D3C" w:rsidP="00BA2F87">
      <w:pPr>
        <w:rPr>
          <w:rFonts w:ascii="Times New Roman" w:hAnsi="Times New Roman" w:cs="Times New Roman"/>
          <w:sz w:val="24"/>
          <w:szCs w:val="24"/>
        </w:rPr>
      </w:pPr>
    </w:p>
    <w:sectPr w:rsidR="00367D3C">
      <w:headerReference w:type="default" r:id="rId19"/>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ouvik Dey [Contractor Foreign National]" w:date="2026-01-23T11:08:00Z" w:initials="SD">
    <w:p w14:paraId="4DA4FF69" w14:textId="77777777" w:rsidR="00D9476F" w:rsidRDefault="00D9476F" w:rsidP="00D9476F">
      <w:pPr>
        <w:pStyle w:val="CommentText"/>
      </w:pPr>
      <w:r>
        <w:rPr>
          <w:rStyle w:val="CommentReference"/>
        </w:rPr>
        <w:annotationRef/>
      </w:r>
      <w:r>
        <w:t xml:space="preserve">I added the standard deviations, let me know what you think.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A4FF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4A844" w16cex:dateUtc="2026-01-23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A4FF69" w16cid:durableId="0D54A8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0090" w14:textId="77777777" w:rsidR="00E22189" w:rsidRDefault="00E22189" w:rsidP="00F615B4">
      <w:pPr>
        <w:spacing w:after="0" w:line="240" w:lineRule="auto"/>
      </w:pPr>
      <w:r>
        <w:separator/>
      </w:r>
    </w:p>
  </w:endnote>
  <w:endnote w:type="continuationSeparator" w:id="0">
    <w:p w14:paraId="3FA1CB5A" w14:textId="77777777" w:rsidR="00E22189" w:rsidRDefault="00E22189" w:rsidP="00F6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929902"/>
      <w:docPartObj>
        <w:docPartGallery w:val="Page Numbers (Bottom of Page)"/>
        <w:docPartUnique/>
      </w:docPartObj>
    </w:sdtPr>
    <w:sdtEndPr>
      <w:rPr>
        <w:rFonts w:ascii="Times New Roman" w:hAnsi="Times New Roman" w:cs="Times New Roman"/>
        <w:noProof/>
        <w:sz w:val="24"/>
        <w:szCs w:val="24"/>
      </w:rPr>
    </w:sdtEndPr>
    <w:sdtContent>
      <w:p w14:paraId="09CB2179" w14:textId="4ED468FD" w:rsidR="00F12576" w:rsidRPr="00BA2F87" w:rsidRDefault="00F12576">
        <w:pPr>
          <w:pStyle w:val="Footer"/>
          <w:jc w:val="right"/>
          <w:rPr>
            <w:rFonts w:ascii="Times New Roman" w:hAnsi="Times New Roman" w:cs="Times New Roman"/>
            <w:sz w:val="24"/>
            <w:szCs w:val="24"/>
          </w:rPr>
        </w:pPr>
        <w:r w:rsidRPr="00BA2F87">
          <w:rPr>
            <w:rFonts w:ascii="Times New Roman" w:hAnsi="Times New Roman" w:cs="Times New Roman"/>
            <w:sz w:val="24"/>
            <w:szCs w:val="24"/>
          </w:rPr>
          <w:fldChar w:fldCharType="begin"/>
        </w:r>
        <w:r w:rsidRPr="00330E62">
          <w:rPr>
            <w:rFonts w:ascii="Times New Roman" w:hAnsi="Times New Roman" w:cs="Times New Roman"/>
            <w:sz w:val="24"/>
            <w:szCs w:val="24"/>
          </w:rPr>
          <w:instrText xml:space="preserve"> PAGE   \* MERGEFORMAT </w:instrText>
        </w:r>
        <w:r w:rsidRPr="00BA2F87">
          <w:rPr>
            <w:rFonts w:ascii="Times New Roman" w:hAnsi="Times New Roman" w:cs="Times New Roman"/>
            <w:sz w:val="24"/>
            <w:szCs w:val="24"/>
          </w:rPr>
          <w:fldChar w:fldCharType="separate"/>
        </w:r>
        <w:r w:rsidRPr="00330E62">
          <w:rPr>
            <w:rFonts w:ascii="Times New Roman" w:hAnsi="Times New Roman" w:cs="Times New Roman"/>
            <w:noProof/>
            <w:sz w:val="24"/>
            <w:szCs w:val="24"/>
          </w:rPr>
          <w:t>2</w:t>
        </w:r>
        <w:r w:rsidRPr="00BA2F87">
          <w:rPr>
            <w:rFonts w:ascii="Times New Roman" w:hAnsi="Times New Roman" w:cs="Times New Roman"/>
            <w:noProof/>
            <w:sz w:val="24"/>
            <w:szCs w:val="24"/>
          </w:rPr>
          <w:fldChar w:fldCharType="end"/>
        </w:r>
      </w:p>
    </w:sdtContent>
  </w:sdt>
  <w:p w14:paraId="265A0EA3" w14:textId="77777777" w:rsidR="00F12576" w:rsidRDefault="00F12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C9786" w14:textId="77777777" w:rsidR="00E22189" w:rsidRDefault="00E22189" w:rsidP="00F615B4">
      <w:pPr>
        <w:spacing w:after="0" w:line="240" w:lineRule="auto"/>
      </w:pPr>
      <w:r>
        <w:separator/>
      </w:r>
    </w:p>
  </w:footnote>
  <w:footnote w:type="continuationSeparator" w:id="0">
    <w:p w14:paraId="202366AC" w14:textId="77777777" w:rsidR="00E22189" w:rsidRDefault="00E22189" w:rsidP="00F61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FD8E" w14:textId="78AC8984" w:rsidR="00F615B4" w:rsidRPr="00BA2F87" w:rsidRDefault="00F615B4">
    <w:pPr>
      <w:pStyle w:val="Header"/>
      <w:rPr>
        <w:rFonts w:ascii="Times New Roman" w:hAnsi="Times New Roman" w:cs="Times New Roman"/>
        <w:sz w:val="24"/>
        <w:szCs w:val="24"/>
      </w:rPr>
    </w:pPr>
    <w:r w:rsidRPr="00BA2F87">
      <w:rPr>
        <w:rFonts w:ascii="Times New Roman" w:hAnsi="Times New Roman" w:cs="Times New Roman"/>
        <w:sz w:val="24"/>
        <w:szCs w:val="24"/>
      </w:rPr>
      <w:t>12/30/2025MK</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vik Dey [Contractor Foreign National]">
    <w15:presenceInfo w15:providerId="AD" w15:userId="S::sodey@ad.hjf.org::9c7fcfe1-74d0-4e31-ada1-cc3009c8ba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ournal of Cheminformatic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ep0x5v0fowptwwex2tipt52d2wezffs920w9&quot;&gt;Neurotox_paper&lt;record-ids&gt;&lt;item&gt;37&lt;/item&gt;&lt;item&gt;40&lt;/item&gt;&lt;item&gt;43&lt;/item&gt;&lt;item&gt;89&lt;/item&gt;&lt;item&gt;403&lt;/item&gt;&lt;item&gt;404&lt;/item&gt;&lt;item&gt;405&lt;/item&gt;&lt;item&gt;410&lt;/item&gt;&lt;item&gt;412&lt;/item&gt;&lt;item&gt;414&lt;/item&gt;&lt;item&gt;423&lt;/item&gt;&lt;item&gt;426&lt;/item&gt;&lt;item&gt;428&lt;/item&gt;&lt;item&gt;438&lt;/item&gt;&lt;item&gt;439&lt;/item&gt;&lt;item&gt;440&lt;/item&gt;&lt;item&gt;441&lt;/item&gt;&lt;item&gt;442&lt;/item&gt;&lt;item&gt;447&lt;/item&gt;&lt;item&gt;449&lt;/item&gt;&lt;item&gt;452&lt;/item&gt;&lt;item&gt;454&lt;/item&gt;&lt;item&gt;458&lt;/item&gt;&lt;item&gt;459&lt;/item&gt;&lt;item&gt;461&lt;/item&gt;&lt;item&gt;463&lt;/item&gt;&lt;item&gt;467&lt;/item&gt;&lt;item&gt;468&lt;/item&gt;&lt;item&gt;469&lt;/item&gt;&lt;item&gt;470&lt;/item&gt;&lt;item&gt;471&lt;/item&gt;&lt;item&gt;472&lt;/item&gt;&lt;item&gt;473&lt;/item&gt;&lt;item&gt;474&lt;/item&gt;&lt;item&gt;476&lt;/item&gt;&lt;item&gt;479&lt;/item&gt;&lt;item&gt;480&lt;/item&gt;&lt;item&gt;481&lt;/item&gt;&lt;item&gt;482&lt;/item&gt;&lt;item&gt;483&lt;/item&gt;&lt;item&gt;484&lt;/item&gt;&lt;item&gt;485&lt;/item&gt;&lt;item&gt;486&lt;/item&gt;&lt;item&gt;487&lt;/item&gt;&lt;item&gt;488&lt;/item&gt;&lt;item&gt;489&lt;/item&gt;&lt;item&gt;490&lt;/item&gt;&lt;item&gt;491&lt;/item&gt;&lt;item&gt;492&lt;/item&gt;&lt;item&gt;493&lt;/item&gt;&lt;item&gt;494&lt;/item&gt;&lt;item&gt;495&lt;/item&gt;&lt;item&gt;496&lt;/item&gt;&lt;item&gt;497&lt;/item&gt;&lt;item&gt;498&lt;/item&gt;&lt;item&gt;512&lt;/item&gt;&lt;item&gt;514&lt;/item&gt;&lt;item&gt;515&lt;/item&gt;&lt;item&gt;516&lt;/item&gt;&lt;/record-ids&gt;&lt;/item&gt;&lt;/Libraries&gt;"/>
    <w:docVar w:name="EN.UseJSCitationFormat" w:val="False"/>
  </w:docVars>
  <w:rsids>
    <w:rsidRoot w:val="008157DD"/>
    <w:rsid w:val="0000253C"/>
    <w:rsid w:val="000110C4"/>
    <w:rsid w:val="000111E0"/>
    <w:rsid w:val="00013310"/>
    <w:rsid w:val="000135AB"/>
    <w:rsid w:val="00021519"/>
    <w:rsid w:val="00025D2F"/>
    <w:rsid w:val="000272EB"/>
    <w:rsid w:val="0003035E"/>
    <w:rsid w:val="000433B9"/>
    <w:rsid w:val="00045F52"/>
    <w:rsid w:val="00047189"/>
    <w:rsid w:val="00055C94"/>
    <w:rsid w:val="000608AC"/>
    <w:rsid w:val="000632DA"/>
    <w:rsid w:val="00067D65"/>
    <w:rsid w:val="00070A7F"/>
    <w:rsid w:val="00075112"/>
    <w:rsid w:val="00077AC9"/>
    <w:rsid w:val="00081705"/>
    <w:rsid w:val="00092873"/>
    <w:rsid w:val="000A0AAA"/>
    <w:rsid w:val="000A0BC1"/>
    <w:rsid w:val="000A25B0"/>
    <w:rsid w:val="000A5FAF"/>
    <w:rsid w:val="000A6046"/>
    <w:rsid w:val="000A6104"/>
    <w:rsid w:val="000B5755"/>
    <w:rsid w:val="000B590F"/>
    <w:rsid w:val="000B5B6E"/>
    <w:rsid w:val="000C02F3"/>
    <w:rsid w:val="000C4653"/>
    <w:rsid w:val="000C7726"/>
    <w:rsid w:val="000C7FB2"/>
    <w:rsid w:val="000D1ED3"/>
    <w:rsid w:val="000D220F"/>
    <w:rsid w:val="000D61C6"/>
    <w:rsid w:val="000D71EB"/>
    <w:rsid w:val="000D74D5"/>
    <w:rsid w:val="000E30E9"/>
    <w:rsid w:val="000E6DC7"/>
    <w:rsid w:val="000F626D"/>
    <w:rsid w:val="000F7524"/>
    <w:rsid w:val="000F7ADC"/>
    <w:rsid w:val="00101CFA"/>
    <w:rsid w:val="001054C9"/>
    <w:rsid w:val="001138EA"/>
    <w:rsid w:val="0011504B"/>
    <w:rsid w:val="00115FBB"/>
    <w:rsid w:val="0011761B"/>
    <w:rsid w:val="00120B49"/>
    <w:rsid w:val="00123E03"/>
    <w:rsid w:val="001251A7"/>
    <w:rsid w:val="001348DE"/>
    <w:rsid w:val="0013543D"/>
    <w:rsid w:val="00140A03"/>
    <w:rsid w:val="00142D06"/>
    <w:rsid w:val="00144025"/>
    <w:rsid w:val="00150A71"/>
    <w:rsid w:val="00150E9B"/>
    <w:rsid w:val="00151540"/>
    <w:rsid w:val="0015275B"/>
    <w:rsid w:val="0015726E"/>
    <w:rsid w:val="00164481"/>
    <w:rsid w:val="00166C3C"/>
    <w:rsid w:val="00167E24"/>
    <w:rsid w:val="00173F6D"/>
    <w:rsid w:val="001740C1"/>
    <w:rsid w:val="00175525"/>
    <w:rsid w:val="00183121"/>
    <w:rsid w:val="00186240"/>
    <w:rsid w:val="00191A6C"/>
    <w:rsid w:val="00191DF3"/>
    <w:rsid w:val="001955FF"/>
    <w:rsid w:val="00195A30"/>
    <w:rsid w:val="00195C51"/>
    <w:rsid w:val="001A1AEB"/>
    <w:rsid w:val="001A3E10"/>
    <w:rsid w:val="001A4BDB"/>
    <w:rsid w:val="001A55C9"/>
    <w:rsid w:val="001A7426"/>
    <w:rsid w:val="001A7E05"/>
    <w:rsid w:val="001B0506"/>
    <w:rsid w:val="001B6A13"/>
    <w:rsid w:val="001C5022"/>
    <w:rsid w:val="001C79C5"/>
    <w:rsid w:val="001D1B24"/>
    <w:rsid w:val="001D2A54"/>
    <w:rsid w:val="001D2CEE"/>
    <w:rsid w:val="001D4DDD"/>
    <w:rsid w:val="001D72B1"/>
    <w:rsid w:val="001E0961"/>
    <w:rsid w:val="001E1889"/>
    <w:rsid w:val="001E3B38"/>
    <w:rsid w:val="001E7E8E"/>
    <w:rsid w:val="001F5AF9"/>
    <w:rsid w:val="002029BA"/>
    <w:rsid w:val="00210020"/>
    <w:rsid w:val="00212624"/>
    <w:rsid w:val="002151C5"/>
    <w:rsid w:val="00217353"/>
    <w:rsid w:val="002203F4"/>
    <w:rsid w:val="00230990"/>
    <w:rsid w:val="00235AB6"/>
    <w:rsid w:val="002413B9"/>
    <w:rsid w:val="00241C41"/>
    <w:rsid w:val="00245BC3"/>
    <w:rsid w:val="002508DF"/>
    <w:rsid w:val="00251E48"/>
    <w:rsid w:val="00254961"/>
    <w:rsid w:val="00254F8B"/>
    <w:rsid w:val="00264021"/>
    <w:rsid w:val="002765EF"/>
    <w:rsid w:val="00276EDB"/>
    <w:rsid w:val="002817D2"/>
    <w:rsid w:val="002952B9"/>
    <w:rsid w:val="002A2AA0"/>
    <w:rsid w:val="002A4498"/>
    <w:rsid w:val="002A6109"/>
    <w:rsid w:val="002A79DB"/>
    <w:rsid w:val="002B1AB3"/>
    <w:rsid w:val="002B3A17"/>
    <w:rsid w:val="002B4B45"/>
    <w:rsid w:val="002C17FB"/>
    <w:rsid w:val="002C28D2"/>
    <w:rsid w:val="002C4C22"/>
    <w:rsid w:val="002C7888"/>
    <w:rsid w:val="002D1F12"/>
    <w:rsid w:val="002D3205"/>
    <w:rsid w:val="002D52E3"/>
    <w:rsid w:val="002E0F56"/>
    <w:rsid w:val="002E3050"/>
    <w:rsid w:val="002F460A"/>
    <w:rsid w:val="002F58EB"/>
    <w:rsid w:val="00300F80"/>
    <w:rsid w:val="0030134E"/>
    <w:rsid w:val="0030609E"/>
    <w:rsid w:val="003062B1"/>
    <w:rsid w:val="0031323D"/>
    <w:rsid w:val="00313392"/>
    <w:rsid w:val="00315A82"/>
    <w:rsid w:val="0032526D"/>
    <w:rsid w:val="00330E62"/>
    <w:rsid w:val="003326D0"/>
    <w:rsid w:val="003341A6"/>
    <w:rsid w:val="00335023"/>
    <w:rsid w:val="0034026E"/>
    <w:rsid w:val="00341CD3"/>
    <w:rsid w:val="0035651F"/>
    <w:rsid w:val="00356CCE"/>
    <w:rsid w:val="00357518"/>
    <w:rsid w:val="0035763B"/>
    <w:rsid w:val="00367D3C"/>
    <w:rsid w:val="00376065"/>
    <w:rsid w:val="00377EBB"/>
    <w:rsid w:val="00386996"/>
    <w:rsid w:val="00390D09"/>
    <w:rsid w:val="003927B3"/>
    <w:rsid w:val="00392E13"/>
    <w:rsid w:val="0039742D"/>
    <w:rsid w:val="003A1139"/>
    <w:rsid w:val="003A133A"/>
    <w:rsid w:val="003A1AF7"/>
    <w:rsid w:val="003A241B"/>
    <w:rsid w:val="003A48C5"/>
    <w:rsid w:val="003A68A6"/>
    <w:rsid w:val="003A747C"/>
    <w:rsid w:val="003B0591"/>
    <w:rsid w:val="003B3CD3"/>
    <w:rsid w:val="003B424B"/>
    <w:rsid w:val="003B55CA"/>
    <w:rsid w:val="003C5791"/>
    <w:rsid w:val="003C7040"/>
    <w:rsid w:val="003C7856"/>
    <w:rsid w:val="003D2F25"/>
    <w:rsid w:val="003D4C77"/>
    <w:rsid w:val="003D6A3B"/>
    <w:rsid w:val="003D6AD4"/>
    <w:rsid w:val="003E0FB0"/>
    <w:rsid w:val="003E43F0"/>
    <w:rsid w:val="003E4C45"/>
    <w:rsid w:val="003E4F66"/>
    <w:rsid w:val="003F340A"/>
    <w:rsid w:val="003F44A3"/>
    <w:rsid w:val="003F4FE1"/>
    <w:rsid w:val="00403600"/>
    <w:rsid w:val="00407C6E"/>
    <w:rsid w:val="00410AB4"/>
    <w:rsid w:val="0041266E"/>
    <w:rsid w:val="00413351"/>
    <w:rsid w:val="00420798"/>
    <w:rsid w:val="00420909"/>
    <w:rsid w:val="0042259A"/>
    <w:rsid w:val="00422F13"/>
    <w:rsid w:val="00423A06"/>
    <w:rsid w:val="00432BDF"/>
    <w:rsid w:val="00434318"/>
    <w:rsid w:val="0043472D"/>
    <w:rsid w:val="004357D9"/>
    <w:rsid w:val="00440191"/>
    <w:rsid w:val="0044447B"/>
    <w:rsid w:val="00450BCD"/>
    <w:rsid w:val="00451076"/>
    <w:rsid w:val="00456A8A"/>
    <w:rsid w:val="004626E2"/>
    <w:rsid w:val="004721C6"/>
    <w:rsid w:val="004773DD"/>
    <w:rsid w:val="004845D3"/>
    <w:rsid w:val="00487899"/>
    <w:rsid w:val="00492474"/>
    <w:rsid w:val="0049411E"/>
    <w:rsid w:val="004946AD"/>
    <w:rsid w:val="00496D75"/>
    <w:rsid w:val="00497D95"/>
    <w:rsid w:val="004A4BE9"/>
    <w:rsid w:val="004B0DE0"/>
    <w:rsid w:val="004B4A22"/>
    <w:rsid w:val="004B7E46"/>
    <w:rsid w:val="004C2484"/>
    <w:rsid w:val="004C365C"/>
    <w:rsid w:val="004C6439"/>
    <w:rsid w:val="004C6801"/>
    <w:rsid w:val="004D0D0A"/>
    <w:rsid w:val="004D2DED"/>
    <w:rsid w:val="004D5ABC"/>
    <w:rsid w:val="004E5945"/>
    <w:rsid w:val="004E5B52"/>
    <w:rsid w:val="004F42B6"/>
    <w:rsid w:val="00500BB8"/>
    <w:rsid w:val="00502B9E"/>
    <w:rsid w:val="00513603"/>
    <w:rsid w:val="00513E04"/>
    <w:rsid w:val="00514332"/>
    <w:rsid w:val="00517546"/>
    <w:rsid w:val="00520D98"/>
    <w:rsid w:val="00523286"/>
    <w:rsid w:val="00523EB3"/>
    <w:rsid w:val="00526CC4"/>
    <w:rsid w:val="0052706D"/>
    <w:rsid w:val="005279B6"/>
    <w:rsid w:val="00535689"/>
    <w:rsid w:val="00535F71"/>
    <w:rsid w:val="00540AAE"/>
    <w:rsid w:val="00543CCE"/>
    <w:rsid w:val="00545B70"/>
    <w:rsid w:val="00550E46"/>
    <w:rsid w:val="00552421"/>
    <w:rsid w:val="0055573A"/>
    <w:rsid w:val="00562681"/>
    <w:rsid w:val="00563C03"/>
    <w:rsid w:val="00565C87"/>
    <w:rsid w:val="005735B7"/>
    <w:rsid w:val="00584087"/>
    <w:rsid w:val="005917DB"/>
    <w:rsid w:val="00591DA6"/>
    <w:rsid w:val="00592D60"/>
    <w:rsid w:val="00597637"/>
    <w:rsid w:val="005A0D22"/>
    <w:rsid w:val="005B131A"/>
    <w:rsid w:val="005B185E"/>
    <w:rsid w:val="005B6460"/>
    <w:rsid w:val="005C1028"/>
    <w:rsid w:val="005C6419"/>
    <w:rsid w:val="005D385B"/>
    <w:rsid w:val="005D4150"/>
    <w:rsid w:val="005E5B79"/>
    <w:rsid w:val="005E623B"/>
    <w:rsid w:val="005E6D71"/>
    <w:rsid w:val="005F0396"/>
    <w:rsid w:val="005F1838"/>
    <w:rsid w:val="005F1BFD"/>
    <w:rsid w:val="005F4DC5"/>
    <w:rsid w:val="00601151"/>
    <w:rsid w:val="0060155B"/>
    <w:rsid w:val="00606513"/>
    <w:rsid w:val="00614603"/>
    <w:rsid w:val="00621748"/>
    <w:rsid w:val="00624B96"/>
    <w:rsid w:val="00627783"/>
    <w:rsid w:val="006316EE"/>
    <w:rsid w:val="006443E6"/>
    <w:rsid w:val="00644DCA"/>
    <w:rsid w:val="00646992"/>
    <w:rsid w:val="00650245"/>
    <w:rsid w:val="00651681"/>
    <w:rsid w:val="0065724A"/>
    <w:rsid w:val="006622D4"/>
    <w:rsid w:val="00663C7A"/>
    <w:rsid w:val="00666F2A"/>
    <w:rsid w:val="00671156"/>
    <w:rsid w:val="00672F1B"/>
    <w:rsid w:val="006809BA"/>
    <w:rsid w:val="00681B61"/>
    <w:rsid w:val="00685261"/>
    <w:rsid w:val="006875D7"/>
    <w:rsid w:val="0069195C"/>
    <w:rsid w:val="006935AF"/>
    <w:rsid w:val="00697993"/>
    <w:rsid w:val="006A17CA"/>
    <w:rsid w:val="006A226A"/>
    <w:rsid w:val="006A61CE"/>
    <w:rsid w:val="006B0FD2"/>
    <w:rsid w:val="006B1E65"/>
    <w:rsid w:val="006B3816"/>
    <w:rsid w:val="006C0CC8"/>
    <w:rsid w:val="006C1BD6"/>
    <w:rsid w:val="006D0E11"/>
    <w:rsid w:val="006D6966"/>
    <w:rsid w:val="006E1EAE"/>
    <w:rsid w:val="006E1EEF"/>
    <w:rsid w:val="006E48E0"/>
    <w:rsid w:val="006E615C"/>
    <w:rsid w:val="006E61EB"/>
    <w:rsid w:val="006E6E5E"/>
    <w:rsid w:val="006E77DF"/>
    <w:rsid w:val="006F06EF"/>
    <w:rsid w:val="006F44EA"/>
    <w:rsid w:val="00700074"/>
    <w:rsid w:val="0070099C"/>
    <w:rsid w:val="00703C88"/>
    <w:rsid w:val="00707241"/>
    <w:rsid w:val="0071025A"/>
    <w:rsid w:val="0071215A"/>
    <w:rsid w:val="007123F5"/>
    <w:rsid w:val="00714019"/>
    <w:rsid w:val="00722D2F"/>
    <w:rsid w:val="00724436"/>
    <w:rsid w:val="00725124"/>
    <w:rsid w:val="00750859"/>
    <w:rsid w:val="00751A9A"/>
    <w:rsid w:val="00752724"/>
    <w:rsid w:val="00752780"/>
    <w:rsid w:val="00764B7E"/>
    <w:rsid w:val="00770B2C"/>
    <w:rsid w:val="00773D9C"/>
    <w:rsid w:val="00774236"/>
    <w:rsid w:val="007743A4"/>
    <w:rsid w:val="00775135"/>
    <w:rsid w:val="007760BC"/>
    <w:rsid w:val="00780360"/>
    <w:rsid w:val="0078264F"/>
    <w:rsid w:val="00783824"/>
    <w:rsid w:val="00784EAB"/>
    <w:rsid w:val="007854D4"/>
    <w:rsid w:val="00786085"/>
    <w:rsid w:val="0078762B"/>
    <w:rsid w:val="00794B01"/>
    <w:rsid w:val="00795593"/>
    <w:rsid w:val="0079710B"/>
    <w:rsid w:val="007A0E82"/>
    <w:rsid w:val="007A11A6"/>
    <w:rsid w:val="007A1513"/>
    <w:rsid w:val="007A24C2"/>
    <w:rsid w:val="007A383B"/>
    <w:rsid w:val="007A5209"/>
    <w:rsid w:val="007A6E91"/>
    <w:rsid w:val="007B2D99"/>
    <w:rsid w:val="007B7150"/>
    <w:rsid w:val="007C4002"/>
    <w:rsid w:val="007C5FDD"/>
    <w:rsid w:val="007D7C2D"/>
    <w:rsid w:val="007E0463"/>
    <w:rsid w:val="007F087C"/>
    <w:rsid w:val="007F5184"/>
    <w:rsid w:val="007F5BA8"/>
    <w:rsid w:val="007F7E38"/>
    <w:rsid w:val="00801891"/>
    <w:rsid w:val="00802379"/>
    <w:rsid w:val="00804EF1"/>
    <w:rsid w:val="00815589"/>
    <w:rsid w:val="008157DD"/>
    <w:rsid w:val="0082108F"/>
    <w:rsid w:val="00821520"/>
    <w:rsid w:val="00821BA8"/>
    <w:rsid w:val="00822EB8"/>
    <w:rsid w:val="008259B5"/>
    <w:rsid w:val="0083063D"/>
    <w:rsid w:val="00832668"/>
    <w:rsid w:val="00836767"/>
    <w:rsid w:val="0084558D"/>
    <w:rsid w:val="00847E45"/>
    <w:rsid w:val="008611CD"/>
    <w:rsid w:val="00862702"/>
    <w:rsid w:val="00864CA3"/>
    <w:rsid w:val="00866ECA"/>
    <w:rsid w:val="008720A5"/>
    <w:rsid w:val="008747B1"/>
    <w:rsid w:val="0087552F"/>
    <w:rsid w:val="00881D31"/>
    <w:rsid w:val="00884F86"/>
    <w:rsid w:val="00885848"/>
    <w:rsid w:val="00892615"/>
    <w:rsid w:val="0089319A"/>
    <w:rsid w:val="008953BE"/>
    <w:rsid w:val="008A01D0"/>
    <w:rsid w:val="008A0439"/>
    <w:rsid w:val="008A1F8B"/>
    <w:rsid w:val="008A26BA"/>
    <w:rsid w:val="008B12A3"/>
    <w:rsid w:val="008B1A7E"/>
    <w:rsid w:val="008B4C81"/>
    <w:rsid w:val="008B5BC8"/>
    <w:rsid w:val="008B6F62"/>
    <w:rsid w:val="008C406A"/>
    <w:rsid w:val="008C575A"/>
    <w:rsid w:val="008C7478"/>
    <w:rsid w:val="008D005B"/>
    <w:rsid w:val="008D431C"/>
    <w:rsid w:val="008D6C03"/>
    <w:rsid w:val="008E5B17"/>
    <w:rsid w:val="008F38FA"/>
    <w:rsid w:val="008F3F23"/>
    <w:rsid w:val="008F44CF"/>
    <w:rsid w:val="008F63B4"/>
    <w:rsid w:val="008F6B9E"/>
    <w:rsid w:val="008F6E40"/>
    <w:rsid w:val="009061A6"/>
    <w:rsid w:val="00907E7A"/>
    <w:rsid w:val="00910C7B"/>
    <w:rsid w:val="00911A6C"/>
    <w:rsid w:val="00913565"/>
    <w:rsid w:val="00914C1C"/>
    <w:rsid w:val="00936BF7"/>
    <w:rsid w:val="009403F3"/>
    <w:rsid w:val="009453CD"/>
    <w:rsid w:val="009467A7"/>
    <w:rsid w:val="00951DF3"/>
    <w:rsid w:val="0095540E"/>
    <w:rsid w:val="009558B7"/>
    <w:rsid w:val="009566BB"/>
    <w:rsid w:val="00961FA2"/>
    <w:rsid w:val="00963AB0"/>
    <w:rsid w:val="0096492C"/>
    <w:rsid w:val="00966540"/>
    <w:rsid w:val="0096687F"/>
    <w:rsid w:val="009715CC"/>
    <w:rsid w:val="00972D84"/>
    <w:rsid w:val="0097625A"/>
    <w:rsid w:val="00976FE0"/>
    <w:rsid w:val="0098075C"/>
    <w:rsid w:val="0099092D"/>
    <w:rsid w:val="00991EFA"/>
    <w:rsid w:val="00993084"/>
    <w:rsid w:val="009A2AAC"/>
    <w:rsid w:val="009A43B7"/>
    <w:rsid w:val="009A46E6"/>
    <w:rsid w:val="009A4C29"/>
    <w:rsid w:val="009A72E4"/>
    <w:rsid w:val="009A7462"/>
    <w:rsid w:val="009B185F"/>
    <w:rsid w:val="009B1E76"/>
    <w:rsid w:val="009B1E8D"/>
    <w:rsid w:val="009B6C8F"/>
    <w:rsid w:val="009C1B68"/>
    <w:rsid w:val="009C28E4"/>
    <w:rsid w:val="009C3A59"/>
    <w:rsid w:val="009C719B"/>
    <w:rsid w:val="009C793E"/>
    <w:rsid w:val="009D16B9"/>
    <w:rsid w:val="009D1DDC"/>
    <w:rsid w:val="009D2424"/>
    <w:rsid w:val="009D3C21"/>
    <w:rsid w:val="009D4D40"/>
    <w:rsid w:val="009D5CE8"/>
    <w:rsid w:val="009E2DB2"/>
    <w:rsid w:val="009E3075"/>
    <w:rsid w:val="009F12EF"/>
    <w:rsid w:val="00A04CFA"/>
    <w:rsid w:val="00A129B5"/>
    <w:rsid w:val="00A16253"/>
    <w:rsid w:val="00A17172"/>
    <w:rsid w:val="00A17FC2"/>
    <w:rsid w:val="00A2018B"/>
    <w:rsid w:val="00A203DA"/>
    <w:rsid w:val="00A21639"/>
    <w:rsid w:val="00A229BA"/>
    <w:rsid w:val="00A25151"/>
    <w:rsid w:val="00A34B8A"/>
    <w:rsid w:val="00A36E3E"/>
    <w:rsid w:val="00A45C78"/>
    <w:rsid w:val="00A46D19"/>
    <w:rsid w:val="00A46F64"/>
    <w:rsid w:val="00A676A0"/>
    <w:rsid w:val="00A71FFB"/>
    <w:rsid w:val="00A72AD8"/>
    <w:rsid w:val="00A733F9"/>
    <w:rsid w:val="00A73E82"/>
    <w:rsid w:val="00A75D0F"/>
    <w:rsid w:val="00A84CE4"/>
    <w:rsid w:val="00A860C0"/>
    <w:rsid w:val="00A86A09"/>
    <w:rsid w:val="00A95DF3"/>
    <w:rsid w:val="00A964A4"/>
    <w:rsid w:val="00A96855"/>
    <w:rsid w:val="00AA3A6A"/>
    <w:rsid w:val="00AA6814"/>
    <w:rsid w:val="00AA7CB8"/>
    <w:rsid w:val="00AB3889"/>
    <w:rsid w:val="00AB78DD"/>
    <w:rsid w:val="00AC0ACB"/>
    <w:rsid w:val="00AC0EBB"/>
    <w:rsid w:val="00AC3D8E"/>
    <w:rsid w:val="00AC6F0A"/>
    <w:rsid w:val="00AD5522"/>
    <w:rsid w:val="00AD5E6E"/>
    <w:rsid w:val="00AD6636"/>
    <w:rsid w:val="00AE1770"/>
    <w:rsid w:val="00AE1AED"/>
    <w:rsid w:val="00AF0BB9"/>
    <w:rsid w:val="00AF1E8E"/>
    <w:rsid w:val="00AF256B"/>
    <w:rsid w:val="00AF5034"/>
    <w:rsid w:val="00AF723F"/>
    <w:rsid w:val="00B07B4D"/>
    <w:rsid w:val="00B07F01"/>
    <w:rsid w:val="00B11CFE"/>
    <w:rsid w:val="00B227D3"/>
    <w:rsid w:val="00B25C15"/>
    <w:rsid w:val="00B26B54"/>
    <w:rsid w:val="00B31701"/>
    <w:rsid w:val="00B31A93"/>
    <w:rsid w:val="00B3302F"/>
    <w:rsid w:val="00B337A7"/>
    <w:rsid w:val="00B3448A"/>
    <w:rsid w:val="00B35DE1"/>
    <w:rsid w:val="00B36ECF"/>
    <w:rsid w:val="00B37CB1"/>
    <w:rsid w:val="00B37FDC"/>
    <w:rsid w:val="00B4074B"/>
    <w:rsid w:val="00B41815"/>
    <w:rsid w:val="00B45C47"/>
    <w:rsid w:val="00B576AE"/>
    <w:rsid w:val="00B57F10"/>
    <w:rsid w:val="00B61FF3"/>
    <w:rsid w:val="00B61FFC"/>
    <w:rsid w:val="00B64EFD"/>
    <w:rsid w:val="00B7051A"/>
    <w:rsid w:val="00B72A04"/>
    <w:rsid w:val="00B91E83"/>
    <w:rsid w:val="00B92E62"/>
    <w:rsid w:val="00B935F2"/>
    <w:rsid w:val="00B94E0D"/>
    <w:rsid w:val="00B95736"/>
    <w:rsid w:val="00B97FA5"/>
    <w:rsid w:val="00BA2F87"/>
    <w:rsid w:val="00BA4460"/>
    <w:rsid w:val="00BB2B4A"/>
    <w:rsid w:val="00BC13EB"/>
    <w:rsid w:val="00BC5BA2"/>
    <w:rsid w:val="00BC6D0F"/>
    <w:rsid w:val="00BD04EC"/>
    <w:rsid w:val="00BD43CB"/>
    <w:rsid w:val="00BD43EF"/>
    <w:rsid w:val="00BD5C4B"/>
    <w:rsid w:val="00BD5D32"/>
    <w:rsid w:val="00BD7CFB"/>
    <w:rsid w:val="00BE182D"/>
    <w:rsid w:val="00BE1B82"/>
    <w:rsid w:val="00BE3F04"/>
    <w:rsid w:val="00BE56C6"/>
    <w:rsid w:val="00BF5909"/>
    <w:rsid w:val="00BF5EEF"/>
    <w:rsid w:val="00BF67EC"/>
    <w:rsid w:val="00BF7A66"/>
    <w:rsid w:val="00C011B1"/>
    <w:rsid w:val="00C04053"/>
    <w:rsid w:val="00C04133"/>
    <w:rsid w:val="00C0519C"/>
    <w:rsid w:val="00C068B1"/>
    <w:rsid w:val="00C17384"/>
    <w:rsid w:val="00C21433"/>
    <w:rsid w:val="00C22814"/>
    <w:rsid w:val="00C34564"/>
    <w:rsid w:val="00C34EFA"/>
    <w:rsid w:val="00C43C71"/>
    <w:rsid w:val="00C44162"/>
    <w:rsid w:val="00C476FE"/>
    <w:rsid w:val="00C50F88"/>
    <w:rsid w:val="00C515A7"/>
    <w:rsid w:val="00C5744D"/>
    <w:rsid w:val="00C7266D"/>
    <w:rsid w:val="00C74559"/>
    <w:rsid w:val="00C755C2"/>
    <w:rsid w:val="00C842FD"/>
    <w:rsid w:val="00C917AB"/>
    <w:rsid w:val="00C97390"/>
    <w:rsid w:val="00CA0BAA"/>
    <w:rsid w:val="00CA1B18"/>
    <w:rsid w:val="00CA285A"/>
    <w:rsid w:val="00CB70E1"/>
    <w:rsid w:val="00CD043F"/>
    <w:rsid w:val="00CD59DA"/>
    <w:rsid w:val="00CD74DA"/>
    <w:rsid w:val="00CD792A"/>
    <w:rsid w:val="00CE3F1C"/>
    <w:rsid w:val="00CE5865"/>
    <w:rsid w:val="00CF0CBA"/>
    <w:rsid w:val="00CF28DE"/>
    <w:rsid w:val="00CF553C"/>
    <w:rsid w:val="00D1642E"/>
    <w:rsid w:val="00D17717"/>
    <w:rsid w:val="00D271E6"/>
    <w:rsid w:val="00D403CB"/>
    <w:rsid w:val="00D420A0"/>
    <w:rsid w:val="00D474B2"/>
    <w:rsid w:val="00D50ABA"/>
    <w:rsid w:val="00D56879"/>
    <w:rsid w:val="00D56A83"/>
    <w:rsid w:val="00D6123A"/>
    <w:rsid w:val="00D64767"/>
    <w:rsid w:val="00D6711A"/>
    <w:rsid w:val="00D7070D"/>
    <w:rsid w:val="00D722BC"/>
    <w:rsid w:val="00D75A69"/>
    <w:rsid w:val="00D779A6"/>
    <w:rsid w:val="00D82890"/>
    <w:rsid w:val="00D83EB8"/>
    <w:rsid w:val="00D845F4"/>
    <w:rsid w:val="00D85D3B"/>
    <w:rsid w:val="00D923C5"/>
    <w:rsid w:val="00D93D78"/>
    <w:rsid w:val="00D93F24"/>
    <w:rsid w:val="00D9476F"/>
    <w:rsid w:val="00DA0589"/>
    <w:rsid w:val="00DA096C"/>
    <w:rsid w:val="00DA0B73"/>
    <w:rsid w:val="00DA485C"/>
    <w:rsid w:val="00DA5267"/>
    <w:rsid w:val="00DB16EC"/>
    <w:rsid w:val="00DB19CF"/>
    <w:rsid w:val="00DB2E4F"/>
    <w:rsid w:val="00DB71FA"/>
    <w:rsid w:val="00DB76D4"/>
    <w:rsid w:val="00DC3DDF"/>
    <w:rsid w:val="00DC58C9"/>
    <w:rsid w:val="00DC6809"/>
    <w:rsid w:val="00DC6FC1"/>
    <w:rsid w:val="00DD0A48"/>
    <w:rsid w:val="00DD2F37"/>
    <w:rsid w:val="00DE3C86"/>
    <w:rsid w:val="00DF4F29"/>
    <w:rsid w:val="00DF55BF"/>
    <w:rsid w:val="00E03A80"/>
    <w:rsid w:val="00E079D1"/>
    <w:rsid w:val="00E11BF6"/>
    <w:rsid w:val="00E131ED"/>
    <w:rsid w:val="00E172DC"/>
    <w:rsid w:val="00E22189"/>
    <w:rsid w:val="00E3085B"/>
    <w:rsid w:val="00E33A7C"/>
    <w:rsid w:val="00E35EA7"/>
    <w:rsid w:val="00E40210"/>
    <w:rsid w:val="00E50F67"/>
    <w:rsid w:val="00E52E92"/>
    <w:rsid w:val="00E6428C"/>
    <w:rsid w:val="00E65005"/>
    <w:rsid w:val="00E71E54"/>
    <w:rsid w:val="00E7206F"/>
    <w:rsid w:val="00E80E1A"/>
    <w:rsid w:val="00E958BA"/>
    <w:rsid w:val="00E95E63"/>
    <w:rsid w:val="00EA1232"/>
    <w:rsid w:val="00EA3BF3"/>
    <w:rsid w:val="00EA5175"/>
    <w:rsid w:val="00EA6443"/>
    <w:rsid w:val="00EA783E"/>
    <w:rsid w:val="00EA7BA8"/>
    <w:rsid w:val="00EB34E3"/>
    <w:rsid w:val="00EB37E1"/>
    <w:rsid w:val="00EB3DE5"/>
    <w:rsid w:val="00EB4145"/>
    <w:rsid w:val="00EB5522"/>
    <w:rsid w:val="00EB57EE"/>
    <w:rsid w:val="00EC1CC3"/>
    <w:rsid w:val="00ED16D6"/>
    <w:rsid w:val="00ED1C8C"/>
    <w:rsid w:val="00ED3332"/>
    <w:rsid w:val="00EE5AD6"/>
    <w:rsid w:val="00EE6427"/>
    <w:rsid w:val="00EF038D"/>
    <w:rsid w:val="00EF1F27"/>
    <w:rsid w:val="00EF2430"/>
    <w:rsid w:val="00EF7614"/>
    <w:rsid w:val="00EF7B4B"/>
    <w:rsid w:val="00F024F2"/>
    <w:rsid w:val="00F06E4A"/>
    <w:rsid w:val="00F070DD"/>
    <w:rsid w:val="00F12576"/>
    <w:rsid w:val="00F13D42"/>
    <w:rsid w:val="00F15FE5"/>
    <w:rsid w:val="00F349F0"/>
    <w:rsid w:val="00F361FD"/>
    <w:rsid w:val="00F4039C"/>
    <w:rsid w:val="00F4152B"/>
    <w:rsid w:val="00F46023"/>
    <w:rsid w:val="00F47101"/>
    <w:rsid w:val="00F477A0"/>
    <w:rsid w:val="00F47963"/>
    <w:rsid w:val="00F5082F"/>
    <w:rsid w:val="00F516D3"/>
    <w:rsid w:val="00F60DCA"/>
    <w:rsid w:val="00F615B4"/>
    <w:rsid w:val="00F618E0"/>
    <w:rsid w:val="00F6219D"/>
    <w:rsid w:val="00F66115"/>
    <w:rsid w:val="00F735BE"/>
    <w:rsid w:val="00F7473D"/>
    <w:rsid w:val="00F77991"/>
    <w:rsid w:val="00F82035"/>
    <w:rsid w:val="00F82256"/>
    <w:rsid w:val="00F86CF9"/>
    <w:rsid w:val="00F901BC"/>
    <w:rsid w:val="00F918A3"/>
    <w:rsid w:val="00F96E62"/>
    <w:rsid w:val="00FA06AA"/>
    <w:rsid w:val="00FA162E"/>
    <w:rsid w:val="00FA592D"/>
    <w:rsid w:val="00FA5DED"/>
    <w:rsid w:val="00FA6242"/>
    <w:rsid w:val="00FA70ED"/>
    <w:rsid w:val="00FA76C3"/>
    <w:rsid w:val="00FA785D"/>
    <w:rsid w:val="00FB1D69"/>
    <w:rsid w:val="00FB1DF3"/>
    <w:rsid w:val="00FB43E5"/>
    <w:rsid w:val="00FC4649"/>
    <w:rsid w:val="00FC5F5B"/>
    <w:rsid w:val="00FC6E15"/>
    <w:rsid w:val="00FD2A77"/>
    <w:rsid w:val="00FD3523"/>
    <w:rsid w:val="00FD7209"/>
    <w:rsid w:val="00FE33D4"/>
    <w:rsid w:val="00FF07FF"/>
    <w:rsid w:val="00FF1F82"/>
    <w:rsid w:val="00FF277D"/>
    <w:rsid w:val="00FF5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F58A"/>
  <w15:chartTrackingRefBased/>
  <w15:docId w15:val="{A4EB1475-E85B-4830-8158-F2A48A54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7DD"/>
    <w:pPr>
      <w:spacing w:line="259" w:lineRule="auto"/>
    </w:pPr>
    <w:rPr>
      <w:kern w:val="0"/>
      <w:sz w:val="22"/>
      <w:szCs w:val="22"/>
      <w14:ligatures w14:val="none"/>
    </w:rPr>
  </w:style>
  <w:style w:type="paragraph" w:styleId="Heading1">
    <w:name w:val="heading 1"/>
    <w:basedOn w:val="Normal"/>
    <w:next w:val="Normal"/>
    <w:link w:val="Heading1Char"/>
    <w:uiPriority w:val="9"/>
    <w:qFormat/>
    <w:rsid w:val="00815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7DD"/>
    <w:rPr>
      <w:rFonts w:eastAsiaTheme="majorEastAsia" w:cstheme="majorBidi"/>
      <w:color w:val="272727" w:themeColor="text1" w:themeTint="D8"/>
    </w:rPr>
  </w:style>
  <w:style w:type="paragraph" w:styleId="Title">
    <w:name w:val="Title"/>
    <w:basedOn w:val="Normal"/>
    <w:next w:val="Normal"/>
    <w:link w:val="TitleChar"/>
    <w:uiPriority w:val="10"/>
    <w:qFormat/>
    <w:rsid w:val="00815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7DD"/>
    <w:pPr>
      <w:spacing w:before="160"/>
      <w:jc w:val="center"/>
    </w:pPr>
    <w:rPr>
      <w:i/>
      <w:iCs/>
      <w:color w:val="404040" w:themeColor="text1" w:themeTint="BF"/>
    </w:rPr>
  </w:style>
  <w:style w:type="character" w:customStyle="1" w:styleId="QuoteChar">
    <w:name w:val="Quote Char"/>
    <w:basedOn w:val="DefaultParagraphFont"/>
    <w:link w:val="Quote"/>
    <w:uiPriority w:val="29"/>
    <w:rsid w:val="008157DD"/>
    <w:rPr>
      <w:i/>
      <w:iCs/>
      <w:color w:val="404040" w:themeColor="text1" w:themeTint="BF"/>
    </w:rPr>
  </w:style>
  <w:style w:type="paragraph" w:styleId="ListParagraph">
    <w:name w:val="List Paragraph"/>
    <w:basedOn w:val="Normal"/>
    <w:uiPriority w:val="34"/>
    <w:qFormat/>
    <w:rsid w:val="008157DD"/>
    <w:pPr>
      <w:ind w:left="720"/>
      <w:contextualSpacing/>
    </w:pPr>
  </w:style>
  <w:style w:type="character" w:styleId="IntenseEmphasis">
    <w:name w:val="Intense Emphasis"/>
    <w:basedOn w:val="DefaultParagraphFont"/>
    <w:uiPriority w:val="21"/>
    <w:qFormat/>
    <w:rsid w:val="008157DD"/>
    <w:rPr>
      <w:i/>
      <w:iCs/>
      <w:color w:val="0F4761" w:themeColor="accent1" w:themeShade="BF"/>
    </w:rPr>
  </w:style>
  <w:style w:type="paragraph" w:styleId="IntenseQuote">
    <w:name w:val="Intense Quote"/>
    <w:basedOn w:val="Normal"/>
    <w:next w:val="Normal"/>
    <w:link w:val="IntenseQuoteChar"/>
    <w:uiPriority w:val="30"/>
    <w:qFormat/>
    <w:rsid w:val="00815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7DD"/>
    <w:rPr>
      <w:i/>
      <w:iCs/>
      <w:color w:val="0F4761" w:themeColor="accent1" w:themeShade="BF"/>
    </w:rPr>
  </w:style>
  <w:style w:type="character" w:styleId="IntenseReference">
    <w:name w:val="Intense Reference"/>
    <w:basedOn w:val="DefaultParagraphFont"/>
    <w:uiPriority w:val="32"/>
    <w:qFormat/>
    <w:rsid w:val="008157DD"/>
    <w:rPr>
      <w:b/>
      <w:bCs/>
      <w:smallCaps/>
      <w:color w:val="0F4761" w:themeColor="accent1" w:themeShade="BF"/>
      <w:spacing w:val="5"/>
    </w:rPr>
  </w:style>
  <w:style w:type="paragraph" w:styleId="NormalWeb">
    <w:name w:val="Normal (Web)"/>
    <w:basedOn w:val="Normal"/>
    <w:uiPriority w:val="99"/>
    <w:semiHidden/>
    <w:unhideWhenUsed/>
    <w:rsid w:val="003D6A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NoteBibliographyTitle">
    <w:name w:val="EndNote Bibliography Title"/>
    <w:basedOn w:val="Normal"/>
    <w:link w:val="EndNoteBibliographyTitleChar"/>
    <w:rsid w:val="00142D06"/>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142D06"/>
    <w:rPr>
      <w:rFonts w:ascii="Times New Roman" w:hAnsi="Times New Roman" w:cs="Times New Roman"/>
      <w:noProof/>
      <w:kern w:val="0"/>
      <w:szCs w:val="22"/>
      <w14:ligatures w14:val="none"/>
    </w:rPr>
  </w:style>
  <w:style w:type="paragraph" w:customStyle="1" w:styleId="EndNoteBibliography">
    <w:name w:val="EndNote Bibliography"/>
    <w:basedOn w:val="Normal"/>
    <w:link w:val="EndNoteBibliographyChar"/>
    <w:rsid w:val="00142D06"/>
    <w:pPr>
      <w:spacing w:line="48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142D06"/>
    <w:rPr>
      <w:rFonts w:ascii="Times New Roman" w:hAnsi="Times New Roman" w:cs="Times New Roman"/>
      <w:noProof/>
      <w:kern w:val="0"/>
      <w:szCs w:val="22"/>
      <w14:ligatures w14:val="none"/>
    </w:rPr>
  </w:style>
  <w:style w:type="paragraph" w:styleId="Revision">
    <w:name w:val="Revision"/>
    <w:hidden/>
    <w:uiPriority w:val="99"/>
    <w:semiHidden/>
    <w:rsid w:val="0087552F"/>
    <w:pPr>
      <w:spacing w:after="0" w:line="240" w:lineRule="auto"/>
    </w:pPr>
    <w:rPr>
      <w:kern w:val="0"/>
      <w:sz w:val="22"/>
      <w:szCs w:val="22"/>
      <w14:ligatures w14:val="none"/>
    </w:rPr>
  </w:style>
  <w:style w:type="character" w:styleId="Hyperlink">
    <w:name w:val="Hyperlink"/>
    <w:basedOn w:val="DefaultParagraphFont"/>
    <w:uiPriority w:val="99"/>
    <w:unhideWhenUsed/>
    <w:rsid w:val="00F615B4"/>
    <w:rPr>
      <w:color w:val="467886" w:themeColor="hyperlink"/>
      <w:u w:val="single"/>
    </w:rPr>
  </w:style>
  <w:style w:type="character" w:styleId="UnresolvedMention">
    <w:name w:val="Unresolved Mention"/>
    <w:basedOn w:val="DefaultParagraphFont"/>
    <w:uiPriority w:val="99"/>
    <w:semiHidden/>
    <w:unhideWhenUsed/>
    <w:rsid w:val="00F615B4"/>
    <w:rPr>
      <w:color w:val="605E5C"/>
      <w:shd w:val="clear" w:color="auto" w:fill="E1DFDD"/>
    </w:rPr>
  </w:style>
  <w:style w:type="paragraph" w:styleId="Header">
    <w:name w:val="header"/>
    <w:basedOn w:val="Normal"/>
    <w:link w:val="HeaderChar"/>
    <w:uiPriority w:val="99"/>
    <w:unhideWhenUsed/>
    <w:rsid w:val="00F615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5B4"/>
    <w:rPr>
      <w:kern w:val="0"/>
      <w:sz w:val="22"/>
      <w:szCs w:val="22"/>
      <w14:ligatures w14:val="none"/>
    </w:rPr>
  </w:style>
  <w:style w:type="paragraph" w:styleId="Footer">
    <w:name w:val="footer"/>
    <w:basedOn w:val="Normal"/>
    <w:link w:val="FooterChar"/>
    <w:uiPriority w:val="99"/>
    <w:unhideWhenUsed/>
    <w:rsid w:val="00F61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5B4"/>
    <w:rPr>
      <w:kern w:val="0"/>
      <w:sz w:val="22"/>
      <w:szCs w:val="22"/>
      <w14:ligatures w14:val="none"/>
    </w:rPr>
  </w:style>
  <w:style w:type="character" w:styleId="CommentReference">
    <w:name w:val="annotation reference"/>
    <w:basedOn w:val="DefaultParagraphFont"/>
    <w:uiPriority w:val="99"/>
    <w:semiHidden/>
    <w:unhideWhenUsed/>
    <w:rsid w:val="00B26B54"/>
    <w:rPr>
      <w:sz w:val="16"/>
      <w:szCs w:val="16"/>
    </w:rPr>
  </w:style>
  <w:style w:type="paragraph" w:styleId="CommentText">
    <w:name w:val="annotation text"/>
    <w:basedOn w:val="Normal"/>
    <w:link w:val="CommentTextChar"/>
    <w:uiPriority w:val="99"/>
    <w:unhideWhenUsed/>
    <w:rsid w:val="00B26B54"/>
    <w:pPr>
      <w:spacing w:line="240" w:lineRule="auto"/>
    </w:pPr>
    <w:rPr>
      <w:sz w:val="20"/>
      <w:szCs w:val="20"/>
    </w:rPr>
  </w:style>
  <w:style w:type="character" w:customStyle="1" w:styleId="CommentTextChar">
    <w:name w:val="Comment Text Char"/>
    <w:basedOn w:val="DefaultParagraphFont"/>
    <w:link w:val="CommentText"/>
    <w:uiPriority w:val="99"/>
    <w:rsid w:val="00B26B54"/>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26B54"/>
    <w:rPr>
      <w:b/>
      <w:bCs/>
    </w:rPr>
  </w:style>
  <w:style w:type="character" w:customStyle="1" w:styleId="CommentSubjectChar">
    <w:name w:val="Comment Subject Char"/>
    <w:basedOn w:val="CommentTextChar"/>
    <w:link w:val="CommentSubject"/>
    <w:uiPriority w:val="99"/>
    <w:semiHidden/>
    <w:rsid w:val="00B26B54"/>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0441">
      <w:bodyDiv w:val="1"/>
      <w:marLeft w:val="0"/>
      <w:marRight w:val="0"/>
      <w:marTop w:val="0"/>
      <w:marBottom w:val="0"/>
      <w:divBdr>
        <w:top w:val="none" w:sz="0" w:space="0" w:color="auto"/>
        <w:left w:val="none" w:sz="0" w:space="0" w:color="auto"/>
        <w:bottom w:val="none" w:sz="0" w:space="0" w:color="auto"/>
        <w:right w:val="none" w:sz="0" w:space="0" w:color="auto"/>
      </w:divBdr>
    </w:div>
    <w:div w:id="191572207">
      <w:bodyDiv w:val="1"/>
      <w:marLeft w:val="0"/>
      <w:marRight w:val="0"/>
      <w:marTop w:val="0"/>
      <w:marBottom w:val="0"/>
      <w:divBdr>
        <w:top w:val="none" w:sz="0" w:space="0" w:color="auto"/>
        <w:left w:val="none" w:sz="0" w:space="0" w:color="auto"/>
        <w:bottom w:val="none" w:sz="0" w:space="0" w:color="auto"/>
        <w:right w:val="none" w:sz="0" w:space="0" w:color="auto"/>
      </w:divBdr>
    </w:div>
    <w:div w:id="206530176">
      <w:bodyDiv w:val="1"/>
      <w:marLeft w:val="0"/>
      <w:marRight w:val="0"/>
      <w:marTop w:val="0"/>
      <w:marBottom w:val="0"/>
      <w:divBdr>
        <w:top w:val="none" w:sz="0" w:space="0" w:color="auto"/>
        <w:left w:val="none" w:sz="0" w:space="0" w:color="auto"/>
        <w:bottom w:val="none" w:sz="0" w:space="0" w:color="auto"/>
        <w:right w:val="none" w:sz="0" w:space="0" w:color="auto"/>
      </w:divBdr>
    </w:div>
    <w:div w:id="301541220">
      <w:bodyDiv w:val="1"/>
      <w:marLeft w:val="0"/>
      <w:marRight w:val="0"/>
      <w:marTop w:val="0"/>
      <w:marBottom w:val="0"/>
      <w:divBdr>
        <w:top w:val="none" w:sz="0" w:space="0" w:color="auto"/>
        <w:left w:val="none" w:sz="0" w:space="0" w:color="auto"/>
        <w:bottom w:val="none" w:sz="0" w:space="0" w:color="auto"/>
        <w:right w:val="none" w:sz="0" w:space="0" w:color="auto"/>
      </w:divBdr>
    </w:div>
    <w:div w:id="319116065">
      <w:bodyDiv w:val="1"/>
      <w:marLeft w:val="0"/>
      <w:marRight w:val="0"/>
      <w:marTop w:val="0"/>
      <w:marBottom w:val="0"/>
      <w:divBdr>
        <w:top w:val="none" w:sz="0" w:space="0" w:color="auto"/>
        <w:left w:val="none" w:sz="0" w:space="0" w:color="auto"/>
        <w:bottom w:val="none" w:sz="0" w:space="0" w:color="auto"/>
        <w:right w:val="none" w:sz="0" w:space="0" w:color="auto"/>
      </w:divBdr>
    </w:div>
    <w:div w:id="335117219">
      <w:bodyDiv w:val="1"/>
      <w:marLeft w:val="0"/>
      <w:marRight w:val="0"/>
      <w:marTop w:val="0"/>
      <w:marBottom w:val="0"/>
      <w:divBdr>
        <w:top w:val="none" w:sz="0" w:space="0" w:color="auto"/>
        <w:left w:val="none" w:sz="0" w:space="0" w:color="auto"/>
        <w:bottom w:val="none" w:sz="0" w:space="0" w:color="auto"/>
        <w:right w:val="none" w:sz="0" w:space="0" w:color="auto"/>
      </w:divBdr>
    </w:div>
    <w:div w:id="395206706">
      <w:bodyDiv w:val="1"/>
      <w:marLeft w:val="0"/>
      <w:marRight w:val="0"/>
      <w:marTop w:val="0"/>
      <w:marBottom w:val="0"/>
      <w:divBdr>
        <w:top w:val="none" w:sz="0" w:space="0" w:color="auto"/>
        <w:left w:val="none" w:sz="0" w:space="0" w:color="auto"/>
        <w:bottom w:val="none" w:sz="0" w:space="0" w:color="auto"/>
        <w:right w:val="none" w:sz="0" w:space="0" w:color="auto"/>
      </w:divBdr>
    </w:div>
    <w:div w:id="398480671">
      <w:bodyDiv w:val="1"/>
      <w:marLeft w:val="0"/>
      <w:marRight w:val="0"/>
      <w:marTop w:val="0"/>
      <w:marBottom w:val="0"/>
      <w:divBdr>
        <w:top w:val="none" w:sz="0" w:space="0" w:color="auto"/>
        <w:left w:val="none" w:sz="0" w:space="0" w:color="auto"/>
        <w:bottom w:val="none" w:sz="0" w:space="0" w:color="auto"/>
        <w:right w:val="none" w:sz="0" w:space="0" w:color="auto"/>
      </w:divBdr>
    </w:div>
    <w:div w:id="597173756">
      <w:bodyDiv w:val="1"/>
      <w:marLeft w:val="0"/>
      <w:marRight w:val="0"/>
      <w:marTop w:val="0"/>
      <w:marBottom w:val="0"/>
      <w:divBdr>
        <w:top w:val="none" w:sz="0" w:space="0" w:color="auto"/>
        <w:left w:val="none" w:sz="0" w:space="0" w:color="auto"/>
        <w:bottom w:val="none" w:sz="0" w:space="0" w:color="auto"/>
        <w:right w:val="none" w:sz="0" w:space="0" w:color="auto"/>
      </w:divBdr>
    </w:div>
    <w:div w:id="773521824">
      <w:bodyDiv w:val="1"/>
      <w:marLeft w:val="0"/>
      <w:marRight w:val="0"/>
      <w:marTop w:val="0"/>
      <w:marBottom w:val="0"/>
      <w:divBdr>
        <w:top w:val="none" w:sz="0" w:space="0" w:color="auto"/>
        <w:left w:val="none" w:sz="0" w:space="0" w:color="auto"/>
        <w:bottom w:val="none" w:sz="0" w:space="0" w:color="auto"/>
        <w:right w:val="none" w:sz="0" w:space="0" w:color="auto"/>
      </w:divBdr>
    </w:div>
    <w:div w:id="840971620">
      <w:bodyDiv w:val="1"/>
      <w:marLeft w:val="0"/>
      <w:marRight w:val="0"/>
      <w:marTop w:val="0"/>
      <w:marBottom w:val="0"/>
      <w:divBdr>
        <w:top w:val="none" w:sz="0" w:space="0" w:color="auto"/>
        <w:left w:val="none" w:sz="0" w:space="0" w:color="auto"/>
        <w:bottom w:val="none" w:sz="0" w:space="0" w:color="auto"/>
        <w:right w:val="none" w:sz="0" w:space="0" w:color="auto"/>
      </w:divBdr>
    </w:div>
    <w:div w:id="1054162782">
      <w:bodyDiv w:val="1"/>
      <w:marLeft w:val="0"/>
      <w:marRight w:val="0"/>
      <w:marTop w:val="0"/>
      <w:marBottom w:val="0"/>
      <w:divBdr>
        <w:top w:val="none" w:sz="0" w:space="0" w:color="auto"/>
        <w:left w:val="none" w:sz="0" w:space="0" w:color="auto"/>
        <w:bottom w:val="none" w:sz="0" w:space="0" w:color="auto"/>
        <w:right w:val="none" w:sz="0" w:space="0" w:color="auto"/>
      </w:divBdr>
    </w:div>
    <w:div w:id="1193416174">
      <w:bodyDiv w:val="1"/>
      <w:marLeft w:val="0"/>
      <w:marRight w:val="0"/>
      <w:marTop w:val="0"/>
      <w:marBottom w:val="0"/>
      <w:divBdr>
        <w:top w:val="none" w:sz="0" w:space="0" w:color="auto"/>
        <w:left w:val="none" w:sz="0" w:space="0" w:color="auto"/>
        <w:bottom w:val="none" w:sz="0" w:space="0" w:color="auto"/>
        <w:right w:val="none" w:sz="0" w:space="0" w:color="auto"/>
      </w:divBdr>
    </w:div>
    <w:div w:id="1232807885">
      <w:bodyDiv w:val="1"/>
      <w:marLeft w:val="0"/>
      <w:marRight w:val="0"/>
      <w:marTop w:val="0"/>
      <w:marBottom w:val="0"/>
      <w:divBdr>
        <w:top w:val="none" w:sz="0" w:space="0" w:color="auto"/>
        <w:left w:val="none" w:sz="0" w:space="0" w:color="auto"/>
        <w:bottom w:val="none" w:sz="0" w:space="0" w:color="auto"/>
        <w:right w:val="none" w:sz="0" w:space="0" w:color="auto"/>
      </w:divBdr>
    </w:div>
    <w:div w:id="1234926534">
      <w:bodyDiv w:val="1"/>
      <w:marLeft w:val="0"/>
      <w:marRight w:val="0"/>
      <w:marTop w:val="0"/>
      <w:marBottom w:val="0"/>
      <w:divBdr>
        <w:top w:val="none" w:sz="0" w:space="0" w:color="auto"/>
        <w:left w:val="none" w:sz="0" w:space="0" w:color="auto"/>
        <w:bottom w:val="none" w:sz="0" w:space="0" w:color="auto"/>
        <w:right w:val="none" w:sz="0" w:space="0" w:color="auto"/>
      </w:divBdr>
    </w:div>
    <w:div w:id="1251352491">
      <w:bodyDiv w:val="1"/>
      <w:marLeft w:val="0"/>
      <w:marRight w:val="0"/>
      <w:marTop w:val="0"/>
      <w:marBottom w:val="0"/>
      <w:divBdr>
        <w:top w:val="none" w:sz="0" w:space="0" w:color="auto"/>
        <w:left w:val="none" w:sz="0" w:space="0" w:color="auto"/>
        <w:bottom w:val="none" w:sz="0" w:space="0" w:color="auto"/>
        <w:right w:val="none" w:sz="0" w:space="0" w:color="auto"/>
      </w:divBdr>
    </w:div>
    <w:div w:id="1265723898">
      <w:bodyDiv w:val="1"/>
      <w:marLeft w:val="0"/>
      <w:marRight w:val="0"/>
      <w:marTop w:val="0"/>
      <w:marBottom w:val="0"/>
      <w:divBdr>
        <w:top w:val="none" w:sz="0" w:space="0" w:color="auto"/>
        <w:left w:val="none" w:sz="0" w:space="0" w:color="auto"/>
        <w:bottom w:val="none" w:sz="0" w:space="0" w:color="auto"/>
        <w:right w:val="none" w:sz="0" w:space="0" w:color="auto"/>
      </w:divBdr>
    </w:div>
    <w:div w:id="1291129236">
      <w:bodyDiv w:val="1"/>
      <w:marLeft w:val="0"/>
      <w:marRight w:val="0"/>
      <w:marTop w:val="0"/>
      <w:marBottom w:val="0"/>
      <w:divBdr>
        <w:top w:val="none" w:sz="0" w:space="0" w:color="auto"/>
        <w:left w:val="none" w:sz="0" w:space="0" w:color="auto"/>
        <w:bottom w:val="none" w:sz="0" w:space="0" w:color="auto"/>
        <w:right w:val="none" w:sz="0" w:space="0" w:color="auto"/>
      </w:divBdr>
    </w:div>
    <w:div w:id="1682661846">
      <w:bodyDiv w:val="1"/>
      <w:marLeft w:val="0"/>
      <w:marRight w:val="0"/>
      <w:marTop w:val="0"/>
      <w:marBottom w:val="0"/>
      <w:divBdr>
        <w:top w:val="none" w:sz="0" w:space="0" w:color="auto"/>
        <w:left w:val="none" w:sz="0" w:space="0" w:color="auto"/>
        <w:bottom w:val="none" w:sz="0" w:space="0" w:color="auto"/>
        <w:right w:val="none" w:sz="0" w:space="0" w:color="auto"/>
      </w:divBdr>
    </w:div>
    <w:div w:id="1908034245">
      <w:bodyDiv w:val="1"/>
      <w:marLeft w:val="0"/>
      <w:marRight w:val="0"/>
      <w:marTop w:val="0"/>
      <w:marBottom w:val="0"/>
      <w:divBdr>
        <w:top w:val="none" w:sz="0" w:space="0" w:color="auto"/>
        <w:left w:val="none" w:sz="0" w:space="0" w:color="auto"/>
        <w:bottom w:val="none" w:sz="0" w:space="0" w:color="auto"/>
        <w:right w:val="none" w:sz="0" w:space="0" w:color="auto"/>
      </w:divBdr>
    </w:div>
    <w:div w:id="1969312068">
      <w:bodyDiv w:val="1"/>
      <w:marLeft w:val="0"/>
      <w:marRight w:val="0"/>
      <w:marTop w:val="0"/>
      <w:marBottom w:val="0"/>
      <w:divBdr>
        <w:top w:val="none" w:sz="0" w:space="0" w:color="auto"/>
        <w:left w:val="none" w:sz="0" w:space="0" w:color="auto"/>
        <w:bottom w:val="none" w:sz="0" w:space="0" w:color="auto"/>
        <w:right w:val="none" w:sz="0" w:space="0" w:color="auto"/>
      </w:divBdr>
    </w:div>
    <w:div w:id="2003120300">
      <w:bodyDiv w:val="1"/>
      <w:marLeft w:val="0"/>
      <w:marRight w:val="0"/>
      <w:marTop w:val="0"/>
      <w:marBottom w:val="0"/>
      <w:divBdr>
        <w:top w:val="none" w:sz="0" w:space="0" w:color="auto"/>
        <w:left w:val="none" w:sz="0" w:space="0" w:color="auto"/>
        <w:bottom w:val="none" w:sz="0" w:space="0" w:color="auto"/>
        <w:right w:val="none" w:sz="0" w:space="0" w:color="auto"/>
      </w:divBdr>
    </w:div>
    <w:div w:id="2078818834">
      <w:bodyDiv w:val="1"/>
      <w:marLeft w:val="0"/>
      <w:marRight w:val="0"/>
      <w:marTop w:val="0"/>
      <w:marBottom w:val="0"/>
      <w:divBdr>
        <w:top w:val="none" w:sz="0" w:space="0" w:color="auto"/>
        <w:left w:val="none" w:sz="0" w:space="0" w:color="auto"/>
        <w:bottom w:val="none" w:sz="0" w:space="0" w:color="auto"/>
        <w:right w:val="none" w:sz="0" w:space="0" w:color="auto"/>
      </w:divBdr>
    </w:div>
    <w:div w:id="2114277441">
      <w:bodyDiv w:val="1"/>
      <w:marLeft w:val="0"/>
      <w:marRight w:val="0"/>
      <w:marTop w:val="0"/>
      <w:marBottom w:val="0"/>
      <w:divBdr>
        <w:top w:val="none" w:sz="0" w:space="0" w:color="auto"/>
        <w:left w:val="none" w:sz="0" w:space="0" w:color="auto"/>
        <w:bottom w:val="none" w:sz="0" w:space="0" w:color="auto"/>
        <w:right w:val="none" w:sz="0" w:space="0" w:color="auto"/>
      </w:divBdr>
    </w:div>
    <w:div w:id="213185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1.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4B09D206CC7641AB896928AF121BBF" ma:contentTypeVersion="6" ma:contentTypeDescription="Create a new document." ma:contentTypeScope="" ma:versionID="0232f2638dc86ec555b2cccdc063f227">
  <xsd:schema xmlns:xsd="http://www.w3.org/2001/XMLSchema" xmlns:xs="http://www.w3.org/2001/XMLSchema" xmlns:p="http://schemas.microsoft.com/office/2006/metadata/properties" xmlns:ns3="2f217483-ede6-4e7e-907d-d6682e20212b" xmlns:ns4="146d2d6c-1d8b-4e9d-a38e-446c2cef785d" targetNamespace="http://schemas.microsoft.com/office/2006/metadata/properties" ma:root="true" ma:fieldsID="2218305804fe3d69a57b87ea98adf778" ns3:_="" ns4:_="">
    <xsd:import namespace="2f217483-ede6-4e7e-907d-d6682e20212b"/>
    <xsd:import namespace="146d2d6c-1d8b-4e9d-a38e-446c2cef785d"/>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17483-ede6-4e7e-907d-d6682e2021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d2d6c-1d8b-4e9d-a38e-446c2cef785d"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f217483-ede6-4e7e-907d-d6682e20212b" xsi:nil="true"/>
  </documentManagement>
</p:properties>
</file>

<file path=customXml/itemProps1.xml><?xml version="1.0" encoding="utf-8"?>
<ds:datastoreItem xmlns:ds="http://schemas.openxmlformats.org/officeDocument/2006/customXml" ds:itemID="{17FB1262-64F1-472B-8338-C21AF7ECC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17483-ede6-4e7e-907d-d6682e20212b"/>
    <ds:schemaRef ds:uri="146d2d6c-1d8b-4e9d-a38e-446c2cef7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69F40-F227-4C6D-A195-F91F5782EC43}">
  <ds:schemaRefs>
    <ds:schemaRef ds:uri="http://schemas.microsoft.com/sharepoint/v3/contenttype/forms"/>
  </ds:schemaRefs>
</ds:datastoreItem>
</file>

<file path=customXml/itemProps3.xml><?xml version="1.0" encoding="utf-8"?>
<ds:datastoreItem xmlns:ds="http://schemas.openxmlformats.org/officeDocument/2006/customXml" ds:itemID="{873A63CD-721C-4EDE-A428-E1CA49A59734}">
  <ds:schemaRefs>
    <ds:schemaRef ds:uri="http://schemas.openxmlformats.org/officeDocument/2006/bibliography"/>
  </ds:schemaRefs>
</ds:datastoreItem>
</file>

<file path=customXml/itemProps4.xml><?xml version="1.0" encoding="utf-8"?>
<ds:datastoreItem xmlns:ds="http://schemas.openxmlformats.org/officeDocument/2006/customXml" ds:itemID="{128E0028-FA1C-4F2E-991E-5A5A2AECD030}">
  <ds:schemaRefs>
    <ds:schemaRef ds:uri="http://schemas.microsoft.com/office/2006/metadata/properties"/>
    <ds:schemaRef ds:uri="http://schemas.microsoft.com/office/infopath/2007/PartnerControls"/>
    <ds:schemaRef ds:uri="2f217483-ede6-4e7e-907d-d6682e20212b"/>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40</Pages>
  <Words>11208</Words>
  <Characters>63887</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Souvik Dey [Contractor Foreign National]</dc:creator>
  <cp:keywords/>
  <dc:description/>
  <cp:lastModifiedBy>Souvik Dey [Contractor Foreign National]</cp:lastModifiedBy>
  <cp:revision>10</cp:revision>
  <dcterms:created xsi:type="dcterms:W3CDTF">2026-01-21T16:57:00Z</dcterms:created>
  <dcterms:modified xsi:type="dcterms:W3CDTF">2026-01-23T18:08:00Z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0x010100D24B09D206CC7641AB896928AF121BBF</vt:lpwstr>
  </property>
</Properties>
</file>